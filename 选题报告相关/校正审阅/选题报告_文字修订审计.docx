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w:pPr>
        <w:spacing w:line="360" w:lineRule="auto"/>
      </w:pPr>
    </w:p>
    <w:p>
      <w:pPr>
        <w:spacing w:line="360" w:lineRule="auto"/>
      </w:pPr>
    </w:p>
    <w:p>
      <w:pPr>
        <w:spacing w:after="160" w:line="400" w:lineRule="auto"/>
        <w:jc w:val="center"/>
      </w:pPr>
      <w:r>
        <w:rPr>
          <w:rFonts w:ascii="Times New Roman" w:eastAsia="SimHei" w:hAnsi="SimHei"/>
          <w:b/>
          <w:bCs/>
          <w:sz w:val="44"/>
          <w:szCs w:val="44"/>
        </w:rPr>
        <w:t xml:space="preserve">大数据智能方向综合工程设计</w:t>
      </w:r>
    </w:p>
    <w:p>
      <w:pPr>
        <w:spacing w:after="240" w:line="500" w:lineRule="auto"/>
        <w:jc w:val="center"/>
      </w:pPr>
      <w:r>
        <w:rPr>
          <w:rFonts w:ascii="Times New Roman" w:eastAsia="SimHei" w:hAnsi="SimHei"/>
          <w:b/>
          <w:bCs/>
          <w:sz w:val="56"/>
          <w:szCs w:val="56"/>
        </w:rPr>
        <w:t xml:space="preserve">选  题  报  告</w:t>
      </w:r>
    </w:p>
    <w:p>
      <w:pPr>
        <w:spacing w:line="360" w:lineRule="auto"/>
      </w:pPr>
    </w:p>
    <w:p>
      <w:pPr>
        <w:spacing w:line="360" w:lineRule="auto"/>
      </w:pPr>
    </w:p>
    <w:p>
      <w:pPr>
        <w:spacing w:line="400" w:lineRule="auto"/>
        <w:jc w:val="center"/>
      </w:pPr>
      <w:r>
        <w:rPr>
          <w:rFonts w:ascii="Times New Roman" w:eastAsia="SimHei" w:hAnsi="SimHei"/>
          <w:b/>
          <w:bCs/>
          <w:sz w:val="30"/>
          <w:szCs w:val="30"/>
        </w:rPr>
        <w:t xml:space="preserve">设计题目：</w:t>
      </w:r>
      <w:r>
        <w:rPr>
          <w:rFonts w:ascii="Times New Roman" w:eastAsia="SimHei" w:hAnsi="SimHei"/>
          <w:b/>
          <w:bCs/>
          <w:sz w:val="30"/>
          <w:szCs w:val="30"/>
        </w:rPr>
        <w:t xml:space="preserve">基于主动探索的视觉地理定位方法设计与实现</w:t>
      </w:r>
    </w:p>
    <w:p w:rsidR="20260928" w:rsidRDefault="20260928" w:rsidP="20260928" w14:paraId="2126FD9F" w14:textId="6C1C54FD">
      <w:pPr>
        <w:spacing w:line="2898" w:lineRule="exact"/>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tblGrid>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小 组 成 员</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指 导 教 师</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填 表 日 期</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2026 年 9 月</w:t>
            </w:r>
          </w:p>
        </w:tc>
      </w:tr>
    </w:tbl>
    <w:p>
      <w:r>
        <w:br w:type="page"/>
      </w:r>
    </w:p>
    <w:p>
      <w:pPr>
        <w:pStyle w:val="Heading1"/>
        <w:keepNext/>
        <w:spacing w:after="160" w:before="320" w:line="360" w:lineRule="auto"/>
      </w:pPr>
      <w:r>
        <w:rPr>
          <w:rFonts w:ascii="Times New Roman" w:eastAsia="SimHei" w:hAnsi="SimHei"/>
          <w:b/>
          <w:bCs/>
          <w:color w:val="000000"/>
          <w:sz w:val="30"/>
          <w:szCs w:val="30"/>
        </w:rPr>
        <w:t xml:space="preserve">一、选题背景与意义</w:t>
      </w:r>
    </w:p>
    <w:p>
      <w:pPr>
        <w:spacing w:line="360" w:lineRule="auto"/>
        <w:ind w:firstLine="480"/>
        <w:jc w:val="both"/>
      </w:pPr>
      <w:r>
        <w:rPr>
          <w:rFonts w:ascii="Times New Roman" w:eastAsia="SimSun" w:hAnsi="SimSun"/>
          <w:sz w:val="24"/>
          <w:szCs w:val="24"/>
        </w:rPr>
        <w:t xml:space="preserve">在地震搜救、灾后应急巡检、边境监测等任务中，无人机经常需要在导航与通信设施受损或不可用的未知大范围区域执行搜索任务。此时机载卫星定位可能失效或不可信，无人机只能依靠自身携带的相机，通过分析连续获取的航拍画面推断自身或目标所处的地理位置，这一任务被称为视觉地理定位（Visual Geo-localization）。它是构建不依赖卫星导航的自主导航能力的核心环节，在应急救援等领域具有重要应用价值。</w:t>
      </w:r>
    </w:p>
    <w:p w:rsidR="20260928" w:rsidRDefault="20260928" w:rsidP="20260928" w14:paraId="7C277192" w14:textId="70261A0B">
      <w:pPr>
        <w:spacing w:line="360" w:lineRule="auto"/>
        <w:ind w:firstLine="480"/>
        <w:jc w:val="both"/>
      </w:pPr>
      <w:r w:rsidR="20260928">
        <w:rPr>
          <w:rFonts w:ascii="Times New Roman" w:eastAsia="SimSun" w:hAnsi="SimSun"/>
          <w:sz w:val="24"/>
          <w:szCs w:val="24"/>
        </w:rPr>
        <w:t xml:space="preserve">传统视觉地理定位</w:t>
      </w:r>
      <w:del w:id="9" w:author="校正审阅" w:date="2026-09-28T16:08:13Z" w16du:dateUtc="2026-09-28T16:08:13Z">
        <w:r w:rsidDel="20260928">
          <w:rPr>
            <w:rFonts w:ascii="Times New Roman" w:eastAsia="SimSun" w:hAnsi="SimSun"/>
            <w:sz w:val="24"/>
            <w:szCs w:val="24"/>
          </w:rPr>
          <w:delText xml:space="preserve">研究遵循“</w:delText>
        </w:r>
      </w:del>
      <w:ins w:id="0" w:author="校正审阅" w:date="2026-09-28T16:08:13Z" w16du:dateUtc="2026-09-28T16:08:13Z">
        <w:r w:rsidR="20260928">
          <w:rPr>
            <w:rFonts w:ascii="Times New Roman" w:eastAsia="SimSun" w:hAnsi="SimSun"/>
            <w:sz w:val="24"/>
            <w:szCs w:val="24"/>
          </w:rPr>
          <w:t xml:space="preserve">常采用</w:t>
        </w:r>
      </w:ins>
      <w:r w:rsidR="20260928">
        <w:rPr>
          <w:rFonts w:ascii="Times New Roman" w:eastAsia="SimSun" w:hAnsi="SimSun"/>
          <w:sz w:val="24"/>
          <w:szCs w:val="24"/>
        </w:rPr>
        <w:t xml:space="preserve">被动式单次预测</w:t>
      </w:r>
      <w:del w:id="10" w:author="校正审阅" w:date="2026-09-28T16:08:13Z" w16du:dateUtc="2026-09-28T16:08:13Z">
        <w:r w:rsidDel="20260928">
          <w:rPr>
            <w:rFonts w:ascii="Times New Roman" w:eastAsia="SimSun" w:hAnsi="SimSun"/>
            <w:sz w:val="24"/>
            <w:szCs w:val="24"/>
          </w:rPr>
          <w:delText xml:space="preserve">”范式</w:delText>
        </w:r>
      </w:del>
      <w:r w:rsidR="20260928">
        <w:rPr>
          <w:rFonts w:ascii="Times New Roman" w:eastAsia="SimSun" w:hAnsi="SimSun"/>
          <w:sz w:val="24"/>
          <w:szCs w:val="24"/>
        </w:rPr>
        <w:t xml:space="preserve">：给定</w:t>
      </w:r>
      <w:del w:id="11" w:author="校正审阅" w:date="2026-09-28T16:08:13Z" w16du:dateUtc="2026-09-28T16:08:13Z">
        <w:r w:rsidDel="20260928">
          <w:rPr>
            <w:rFonts w:ascii="Times New Roman" w:eastAsia="SimSun" w:hAnsi="SimSun"/>
            <w:sz w:val="24"/>
            <w:szCs w:val="24"/>
          </w:rPr>
          <w:delText xml:space="preserve">一张</w:delText>
        </w:r>
      </w:del>
      <w:r w:rsidR="20260928">
        <w:rPr>
          <w:rFonts w:ascii="Times New Roman" w:eastAsia="SimSun" w:hAnsi="SimSun"/>
          <w:sz w:val="24"/>
          <w:szCs w:val="24"/>
        </w:rPr>
        <w:t xml:space="preserve">查询图像，通过</w:t>
      </w:r>
      <w:del w:id="12" w:author="校正审阅" w:date="2026-09-28T16:08:13Z" w16du:dateUtc="2026-09-28T16:08:13Z">
        <w:r w:rsidDel="20260928">
          <w:rPr>
            <w:rFonts w:ascii="Times New Roman" w:eastAsia="SimSun" w:hAnsi="SimSun"/>
            <w:sz w:val="24"/>
            <w:szCs w:val="24"/>
          </w:rPr>
          <w:delText xml:space="preserve">图像</w:delText>
        </w:r>
      </w:del>
      <w:r w:rsidR="20260928">
        <w:rPr>
          <w:rFonts w:ascii="Times New Roman" w:eastAsia="SimSun" w:hAnsi="SimSun"/>
          <w:sz w:val="24"/>
          <w:szCs w:val="24"/>
        </w:rPr>
        <w:t xml:space="preserve">检索、分类或回归</w:t>
      </w:r>
      <w:del w:id="13" w:author="校正审阅" w:date="2026-09-28T16:08:13Z" w16du:dateUtc="2026-09-28T16:08:13Z">
        <w:r w:rsidDel="20260928">
          <w:rPr>
            <w:rFonts w:ascii="Times New Roman" w:eastAsia="SimSun" w:hAnsi="SimSun"/>
            <w:sz w:val="24"/>
            <w:szCs w:val="24"/>
          </w:rPr>
          <w:delText xml:space="preserve">等方法一次性</w:delText>
        </w:r>
      </w:del>
      <w:r w:rsidR="20260928">
        <w:rPr>
          <w:rFonts w:ascii="Times New Roman" w:eastAsia="SimSun" w:hAnsi="SimSun"/>
          <w:sz w:val="24"/>
          <w:szCs w:val="24"/>
        </w:rPr>
        <w:t xml:space="preserve">输出位置估计。</w:t>
      </w:r>
      <w:del w:id="14" w:author="校正审阅" w:date="2026-09-28T16:08:13Z" w16du:dateUtc="2026-09-28T16:08:13Z">
        <w:r w:rsidDel="20260928">
          <w:rPr>
            <w:rFonts w:ascii="Times New Roman" w:eastAsia="SimSun" w:hAnsi="SimSun"/>
            <w:sz w:val="24"/>
            <w:szCs w:val="24"/>
          </w:rPr>
          <w:delText xml:space="preserve">该范式存在两点固有局限：其一，</w:delText>
        </w:r>
      </w:del>
      <w:r w:rsidR="20260928">
        <w:rPr>
          <w:rFonts w:ascii="Times New Roman" w:eastAsia="SimSun" w:hAnsi="SimSun"/>
          <w:sz w:val="24"/>
          <w:szCs w:val="24"/>
        </w:rPr>
        <w:t xml:space="preserve">单张图像</w:t>
      </w:r>
      <w:del w:id="15" w:author="校正审阅" w:date="2026-09-28T16:08:13Z" w16du:dateUtc="2026-09-28T16:08:13Z">
        <w:r w:rsidDel="20260928">
          <w:rPr>
            <w:rFonts w:ascii="Times New Roman" w:eastAsia="SimSun" w:hAnsi="SimSun"/>
            <w:sz w:val="24"/>
            <w:szCs w:val="24"/>
          </w:rPr>
          <w:delText xml:space="preserve">携带</w:delText>
        </w:r>
      </w:del>
      <w:r w:rsidR="20260928">
        <w:rPr>
          <w:rFonts w:ascii="Times New Roman" w:eastAsia="SimSun" w:hAnsi="SimSun"/>
          <w:sz w:val="24"/>
          <w:szCs w:val="24"/>
        </w:rPr>
        <w:t xml:space="preserve">的信息</w:t>
      </w:r>
      <w:del w:id="16" w:author="校正审阅" w:date="2026-09-28T16:08:13Z" w16du:dateUtc="2026-09-28T16:08:13Z">
        <w:r w:rsidDel="20260928">
          <w:rPr>
            <w:rFonts w:ascii="Times New Roman" w:eastAsia="SimSun" w:hAnsi="SimSun"/>
            <w:sz w:val="24"/>
            <w:szCs w:val="24"/>
          </w:rPr>
          <w:delText xml:space="preserve">有</w:delText>
        </w:r>
      </w:del>
      <w:ins w:id="1" w:author="校正审阅" w:date="2026-09-28T16:08:13Z" w16du:dateUtc="2026-09-28T16:08:13Z">
        <w:r w:rsidR="20260928">
          <w:rPr>
            <w:rFonts w:ascii="Times New Roman" w:eastAsia="SimSun" w:hAnsi="SimSun"/>
            <w:sz w:val="24"/>
            <w:szCs w:val="24"/>
          </w:rPr>
          <w:t xml:space="preserve">与参考图库覆盖可能</w:t>
        </w:r>
      </w:ins>
      <w:r w:rsidR="20260928">
        <w:rPr>
          <w:rFonts w:ascii="Times New Roman" w:eastAsia="SimSun" w:hAnsi="SimSun"/>
          <w:sz w:val="24"/>
          <w:szCs w:val="24"/>
        </w:rPr>
        <w:t xml:space="preserve">限</w:t>
      </w:r>
      <w:del w:id="17" w:author="校正审阅" w:date="2026-09-28T16:08:13Z" w16du:dateUtc="2026-09-28T16:08:13Z">
        <w:r w:rsidDel="20260928">
          <w:rPr>
            <w:rFonts w:ascii="Times New Roman" w:eastAsia="SimSun" w:hAnsi="SimSun"/>
            <w:sz w:val="24"/>
            <w:szCs w:val="24"/>
          </w:rPr>
          <w:delText xml:space="preserve">，</w:delText>
        </w:r>
      </w:del>
      <w:ins w:id="2" w:author="校正审阅" w:date="2026-09-28T16:08:13Z" w16du:dateUtc="2026-09-28T16:08:13Z">
        <w:r w:rsidR="20260928">
          <w:rPr>
            <w:rFonts w:ascii="Times New Roman" w:eastAsia="SimSun" w:hAnsi="SimSun"/>
            <w:sz w:val="24"/>
            <w:szCs w:val="24"/>
          </w:rPr>
          <w:t xml:space="preserve">制</w:t>
        </w:r>
      </w:ins>
      <w:r w:rsidR="20260928">
        <w:rPr>
          <w:rFonts w:ascii="Times New Roman" w:eastAsia="SimSun" w:hAnsi="SimSun"/>
          <w:sz w:val="24"/>
          <w:szCs w:val="24"/>
        </w:rPr>
        <w:t xml:space="preserve">定位</w:t>
      </w:r>
      <w:del w:id="18" w:author="校正审阅" w:date="2026-09-28T16:08:13Z" w16du:dateUtc="2026-09-28T16:08:13Z">
        <w:r w:rsidDel="20260928">
          <w:rPr>
            <w:rFonts w:ascii="Times New Roman" w:eastAsia="SimSun" w:hAnsi="SimSun"/>
            <w:sz w:val="24"/>
            <w:szCs w:val="24"/>
          </w:rPr>
          <w:delText xml:space="preserve">误差往往较大</w:delText>
        </w:r>
      </w:del>
      <w:ins w:id="3" w:author="校正审阅" w:date="2026-09-28T16:08:13Z" w16du:dateUtc="2026-09-28T16:08:13Z">
        <w:r w:rsidR="20260928">
          <w:rPr>
            <w:rFonts w:ascii="Times New Roman" w:eastAsia="SimSun" w:hAnsi="SimSun"/>
            <w:sz w:val="24"/>
            <w:szCs w:val="24"/>
          </w:rPr>
          <w:t xml:space="preserve">效果</w:t>
        </w:r>
      </w:ins>
      <w:r w:rsidR="20260928">
        <w:rPr>
          <w:rFonts w:ascii="Times New Roman" w:eastAsia="SimSun" w:hAnsi="SimSun"/>
          <w:sz w:val="24"/>
          <w:szCs w:val="24"/>
        </w:rPr>
        <w:t xml:space="preserve">；</w:t>
      </w:r>
      <w:del w:id="19" w:author="校正审阅" w:date="2026-09-28T16:08:13Z" w16du:dateUtc="2026-09-28T16:08:13Z">
        <w:r w:rsidDel="20260928">
          <w:rPr>
            <w:rFonts w:ascii="Times New Roman" w:eastAsia="SimSun" w:hAnsi="SimSun"/>
            <w:sz w:val="24"/>
            <w:szCs w:val="24"/>
          </w:rPr>
          <w:delText xml:space="preserve">其二</w:delText>
        </w:r>
      </w:del>
      <w:ins w:id="4" w:author="校正审阅" w:date="2026-09-28T16:08:13Z" w16du:dateUtc="2026-09-28T16:08:13Z">
        <w:r w:rsidR="20260928">
          <w:rPr>
            <w:rFonts w:ascii="Times New Roman" w:eastAsia="SimSun" w:hAnsi="SimSun"/>
            <w:sz w:val="24"/>
            <w:szCs w:val="24"/>
          </w:rPr>
          <w:t xml:space="preserve">这类设置本身不包含主动移动获取新观测的决策闭环</w:t>
        </w:r>
      </w:ins>
      <w:r w:rsidR="20260928">
        <w:rPr>
          <w:rFonts w:ascii="Times New Roman" w:eastAsia="SimSun" w:hAnsi="SimSun"/>
          <w:sz w:val="24"/>
          <w:szCs w:val="24"/>
        </w:rPr>
        <w:t xml:space="preserve">，</w:t>
      </w:r>
      <w:del w:id="20" w:author="校正审阅" w:date="2026-09-28T16:08:13Z" w16du:dateUtc="2026-09-28T16:08:13Z">
        <w:r w:rsidDel="20260928">
          <w:rPr>
            <w:rFonts w:ascii="Times New Roman" w:eastAsia="SimSun" w:hAnsi="SimSun"/>
            <w:sz w:val="24"/>
            <w:szCs w:val="24"/>
          </w:rPr>
          <w:delText xml:space="preserve">预测一次成型，即使结果明显偏离也没</w:delText>
        </w:r>
      </w:del>
      <w:ins w:id="5" w:author="校正审阅" w:date="2026-09-28T16:08:13Z" w16du:dateUtc="2026-09-28T16:08:13Z">
        <w:r w:rsidR="20260928">
          <w:rPr>
            <w:rFonts w:ascii="Times New Roman" w:eastAsia="SimSun" w:hAnsi="SimSun"/>
            <w:sz w:val="24"/>
            <w:szCs w:val="24"/>
          </w:rPr>
          <w:t xml:space="preserve">并不意味着所</w:t>
        </w:r>
      </w:ins>
      <w:r w:rsidR="20260928">
        <w:rPr>
          <w:rFonts w:ascii="Times New Roman" w:eastAsia="SimSun" w:hAnsi="SimSun"/>
          <w:sz w:val="24"/>
          <w:szCs w:val="24"/>
        </w:rPr>
        <w:t xml:space="preserve">有</w:t>
      </w:r>
      <w:del w:id="21" w:author="校正审阅" w:date="2026-09-28T16:08:13Z" w16du:dateUtc="2026-09-28T16:08:13Z">
        <w:r w:rsidDel="20260928">
          <w:rPr>
            <w:rFonts w:ascii="Times New Roman" w:eastAsia="SimSun" w:hAnsi="SimSun"/>
            <w:sz w:val="24"/>
            <w:szCs w:val="24"/>
          </w:rPr>
          <w:delText xml:space="preserve">任何</w:delText>
        </w:r>
      </w:del>
      <w:ins w:id="6" w:author="校正审阅" w:date="2026-09-28T16:08:13Z" w16du:dateUtc="2026-09-28T16:08:13Z">
        <w:r w:rsidR="20260928">
          <w:rPr>
            <w:rFonts w:ascii="Times New Roman" w:eastAsia="SimSun" w:hAnsi="SimSun"/>
            <w:sz w:val="24"/>
            <w:szCs w:val="24"/>
          </w:rPr>
          <w:t xml:space="preserve">被动方法都不可迭代</w:t>
        </w:r>
      </w:ins>
      <w:r w:rsidR="20260928">
        <w:rPr>
          <w:rFonts w:ascii="Times New Roman" w:eastAsia="SimSun" w:hAnsi="SimSun"/>
          <w:sz w:val="24"/>
          <w:szCs w:val="24"/>
        </w:rPr>
        <w:t xml:space="preserve">修正</w:t>
      </w:r>
      <w:del w:id="22" w:author="校正审阅" w:date="2026-09-28T16:08:13Z" w16du:dateUtc="2026-09-28T16:08:13Z">
        <w:r w:rsidDel="20260928">
          <w:rPr>
            <w:rFonts w:ascii="Times New Roman" w:eastAsia="SimSun" w:hAnsi="SimSun"/>
            <w:sz w:val="24"/>
            <w:szCs w:val="24"/>
          </w:rPr>
          <w:delText xml:space="preserve">机会</w:delText>
        </w:r>
      </w:del>
      <w:r w:rsidR="20260928">
        <w:rPr>
          <w:rFonts w:ascii="Times New Roman" w:eastAsia="SimSun" w:hAnsi="SimSun"/>
          <w:sz w:val="24"/>
          <w:szCs w:val="24"/>
        </w:rPr>
        <w:t xml:space="preserve">。对于具备机动能力的无人机</w:t>
      </w:r>
      <w:del w:id="23" w:author="校正审阅" w:date="2026-09-28T16:08:13Z" w16du:dateUtc="2026-09-28T16:08:13Z">
        <w:r w:rsidDel="20260928">
          <w:rPr>
            <w:rFonts w:ascii="Times New Roman" w:eastAsia="SimSun" w:hAnsi="SimSun"/>
            <w:sz w:val="24"/>
            <w:szCs w:val="24"/>
          </w:rPr>
          <w:delText xml:space="preserve">而言</w:delText>
        </w:r>
      </w:del>
      <w:r w:rsidR="20260928">
        <w:rPr>
          <w:rFonts w:ascii="Times New Roman" w:eastAsia="SimSun" w:hAnsi="SimSun"/>
          <w:sz w:val="24"/>
          <w:szCs w:val="24"/>
        </w:rPr>
        <w:t xml:space="preserve">，</w:t>
      </w:r>
      <w:del w:id="24" w:author="校正审阅" w:date="2026-09-28T16:08:13Z" w16du:dateUtc="2026-09-28T16:08:13Z">
        <w:r w:rsidDel="20260928">
          <w:rPr>
            <w:rFonts w:ascii="Times New Roman" w:eastAsia="SimSun" w:hAnsi="SimSun"/>
            <w:sz w:val="24"/>
            <w:szCs w:val="24"/>
          </w:rPr>
          <w:delText xml:space="preserve">这实际上浪费了“可以飞过去看一眼”</w:delText>
        </w:r>
      </w:del>
      <w:ins w:id="7" w:author="校正审阅" w:date="2026-09-28T16:08:13Z" w16du:dateUtc="2026-09-28T16:08:13Z">
        <w:r w:rsidR="20260928">
          <w:rPr>
            <w:rFonts w:ascii="Times New Roman" w:eastAsia="SimSun" w:hAnsi="SimSun"/>
            <w:sz w:val="24"/>
            <w:szCs w:val="24"/>
          </w:rPr>
          <w:t xml:space="preserve">主动获取后续观测是值得研究</w:t>
        </w:r>
      </w:ins>
      <w:r w:rsidR="20260928">
        <w:rPr>
          <w:rFonts w:ascii="Times New Roman" w:eastAsia="SimSun" w:hAnsi="SimSun"/>
          <w:sz w:val="24"/>
          <w:szCs w:val="24"/>
        </w:rPr>
        <w:t xml:space="preserve">的</w:t>
      </w:r>
      <w:del w:id="25" w:author="校正审阅" w:date="2026-09-28T16:08:13Z" w16du:dateUtc="2026-09-28T16:08:13Z">
        <w:r w:rsidDel="20260928">
          <w:rPr>
            <w:rFonts w:ascii="Times New Roman" w:eastAsia="SimSun" w:hAnsi="SimSun"/>
            <w:sz w:val="24"/>
            <w:szCs w:val="24"/>
          </w:rPr>
          <w:delText xml:space="preserve">交互潜能</w:delText>
        </w:r>
      </w:del>
      <w:ins w:id="8" w:author="校正审阅" w:date="2026-09-28T16:08:13Z" w16du:dateUtc="2026-09-28T16:08:13Z">
        <w:r w:rsidR="20260928">
          <w:rPr>
            <w:rFonts w:ascii="Times New Roman" w:eastAsia="SimSun" w:hAnsi="SimSun"/>
            <w:sz w:val="24"/>
            <w:szCs w:val="24"/>
          </w:rPr>
          <w:t xml:space="preserve">补充途径</w:t>
        </w:r>
      </w:ins>
      <w:r w:rsidR="20260928">
        <w:rPr>
          <w:rFonts w:ascii="Times New Roman" w:eastAsia="SimSun" w:hAnsi="SimSun"/>
          <w:sz w:val="24"/>
          <w:szCs w:val="24"/>
        </w:rPr>
        <w:t xml:space="preserve">。</w:t>
      </w:r>
    </w:p>
    <w:p w:rsidR="20260928" w:rsidRDefault="20260928" w:rsidP="20260928" w14:paraId="084A99BF" w14:textId="3B03839C">
      <w:pPr>
        <w:spacing w:line="360" w:lineRule="auto"/>
        <w:ind w:firstLine="480"/>
        <w:jc w:val="both"/>
      </w:pPr>
      <w:r w:rsidR="20260928">
        <w:rPr>
          <w:rFonts w:ascii="Times New Roman" w:eastAsia="SimSun" w:hAnsi="SimSun"/>
          <w:sz w:val="24"/>
          <w:szCs w:val="24"/>
        </w:rPr>
        <w:t xml:space="preserve">主动地理定位（Active Geo-localization, AGL）将</w:t>
      </w:r>
      <w:ins w:id="26" w:author="校正审阅" w:date="2026-09-28T16:08:13Z" w16du:dateUtc="2026-09-28T16:08:13Z">
        <w:r w:rsidR="20260928">
          <w:rPr>
            <w:rFonts w:ascii="Times New Roman" w:eastAsia="SimSun" w:hAnsi="SimSun"/>
            <w:sz w:val="24"/>
            <w:szCs w:val="24"/>
          </w:rPr>
          <w:t xml:space="preserve">目标</w:t>
        </w:r>
      </w:ins>
      <w:r w:rsidR="20260928">
        <w:rPr>
          <w:rFonts w:ascii="Times New Roman" w:eastAsia="SimSun" w:hAnsi="SimSun"/>
          <w:sz w:val="24"/>
          <w:szCs w:val="24"/>
        </w:rPr>
        <w:t xml:space="preserve">定位</w:t>
      </w:r>
      <w:del w:id="39" w:author="校正审阅" w:date="2026-09-28T16:08:13Z" w16du:dateUtc="2026-09-28T16:08:13Z">
        <w:r w:rsidDel="20260928">
          <w:rPr>
            <w:rFonts w:ascii="Times New Roman" w:eastAsia="SimSun" w:hAnsi="SimSun"/>
            <w:sz w:val="24"/>
            <w:szCs w:val="24"/>
          </w:rPr>
          <w:delText xml:space="preserve">问题</w:delText>
        </w:r>
      </w:del>
      <w:r w:rsidR="20260928">
        <w:rPr>
          <w:rFonts w:ascii="Times New Roman" w:eastAsia="SimSun" w:hAnsi="SimSun"/>
          <w:sz w:val="24"/>
          <w:szCs w:val="24"/>
        </w:rPr>
        <w:t xml:space="preserve">建模为序列决策</w:t>
      </w:r>
      <w:del w:id="40" w:author="校正审阅" w:date="2026-09-28T16:08:13Z" w16du:dateUtc="2026-09-28T16:08:13Z">
        <w:r w:rsidDel="20260928">
          <w:rPr>
            <w:rFonts w:ascii="Times New Roman" w:eastAsia="SimSun" w:hAnsi="SimSun"/>
            <w:sz w:val="24"/>
            <w:szCs w:val="24"/>
          </w:rPr>
          <w:delText xml:space="preserve">任务</w:delText>
        </w:r>
      </w:del>
      <w:r w:rsidR="20260928">
        <w:rPr>
          <w:rFonts w:ascii="Times New Roman" w:eastAsia="SimSun" w:hAnsi="SimSun"/>
          <w:sz w:val="24"/>
          <w:szCs w:val="24"/>
        </w:rPr>
        <w:t xml:space="preserve">：智能体</w:t>
      </w:r>
      <w:del w:id="41" w:author="校正审阅" w:date="2026-09-28T16:08:13Z" w16du:dateUtc="2026-09-28T16:08:13Z">
        <w:r w:rsidDel="20260928">
          <w:rPr>
            <w:rFonts w:ascii="Times New Roman" w:eastAsia="SimSun" w:hAnsi="SimSun"/>
            <w:sz w:val="24"/>
            <w:szCs w:val="24"/>
          </w:rPr>
          <w:delText xml:space="preserve">处于网格化的地理环境中，每一</w:delText>
        </w:r>
      </w:del>
      <w:ins w:id="27" w:author="校正审阅" w:date="2026-09-28T16:08:13Z" w16du:dateUtc="2026-09-28T16:08:13Z">
        <w:r w:rsidR="20260928">
          <w:rPr>
            <w:rFonts w:ascii="Times New Roman" w:eastAsia="SimSun" w:hAnsi="SimSun"/>
            <w:sz w:val="24"/>
            <w:szCs w:val="24"/>
          </w:rPr>
          <w:t xml:space="preserve">依据目标线索与逐</w:t>
        </w:r>
      </w:ins>
      <w:r w:rsidR="20260928">
        <w:rPr>
          <w:rFonts w:ascii="Times New Roman" w:eastAsia="SimSun" w:hAnsi="SimSun"/>
          <w:sz w:val="24"/>
          <w:szCs w:val="24"/>
        </w:rPr>
        <w:t xml:space="preserve">步</w:t>
      </w:r>
      <w:del w:id="42" w:author="校正审阅" w:date="2026-09-28T16:08:13Z" w16du:dateUtc="2026-09-28T16:08:13Z">
        <w:r w:rsidDel="20260928">
          <w:rPr>
            <w:rFonts w:ascii="Times New Roman" w:eastAsia="SimSun" w:hAnsi="SimSun"/>
            <w:sz w:val="24"/>
            <w:szCs w:val="24"/>
          </w:rPr>
          <w:delText xml:space="preserve">仅能观测到脚下</w:delText>
        </w:r>
      </w:del>
      <w:ins w:id="28" w:author="校正审阅" w:date="2026-09-28T16:08:13Z" w16du:dateUtc="2026-09-28T16:08:13Z">
        <w:r w:rsidR="20260928">
          <w:rPr>
            <w:rFonts w:ascii="Times New Roman" w:eastAsia="SimSun" w:hAnsi="SimSun"/>
            <w:sz w:val="24"/>
            <w:szCs w:val="24"/>
          </w:rPr>
          <w:t xml:space="preserve">获得</w:t>
        </w:r>
      </w:ins>
      <w:r w:rsidR="20260928">
        <w:rPr>
          <w:rFonts w:ascii="Times New Roman" w:eastAsia="SimSun" w:hAnsi="SimSun"/>
          <w:sz w:val="24"/>
          <w:szCs w:val="24"/>
        </w:rPr>
        <w:t xml:space="preserve">的局部航拍</w:t>
      </w:r>
      <w:del w:id="43" w:author="校正审阅" w:date="2026-09-28T16:08:13Z" w16du:dateUtc="2026-09-28T16:08:13Z">
        <w:r w:rsidDel="20260928">
          <w:rPr>
            <w:rFonts w:ascii="Times New Roman" w:eastAsia="SimSun" w:hAnsi="SimSun"/>
            <w:sz w:val="24"/>
            <w:szCs w:val="24"/>
          </w:rPr>
          <w:delText xml:space="preserve">画面</w:delText>
        </w:r>
      </w:del>
      <w:ins w:id="29" w:author="校正审阅" w:date="2026-09-28T16:08:13Z" w16du:dateUtc="2026-09-28T16:08:13Z">
        <w:r w:rsidR="20260928">
          <w:rPr>
            <w:rFonts w:ascii="Times New Roman" w:eastAsia="SimSun" w:hAnsi="SimSun"/>
            <w:sz w:val="24"/>
            <w:szCs w:val="24"/>
          </w:rPr>
          <w:t xml:space="preserve">观测</w:t>
        </w:r>
      </w:ins>
      <w:r w:rsidR="20260928">
        <w:rPr>
          <w:rFonts w:ascii="Times New Roman" w:eastAsia="SimSun" w:hAnsi="SimSun"/>
          <w:sz w:val="24"/>
          <w:szCs w:val="24"/>
        </w:rPr>
        <w:t xml:space="preserve">，</w:t>
      </w:r>
      <w:del w:id="44" w:author="校正审阅" w:date="2026-09-28T16:08:13Z" w16du:dateUtc="2026-09-28T16:08:13Z">
        <w:r w:rsidDel="20260928">
          <w:rPr>
            <w:rFonts w:ascii="Times New Roman" w:eastAsia="SimSun" w:hAnsi="SimSun"/>
            <w:sz w:val="24"/>
            <w:szCs w:val="24"/>
          </w:rPr>
          <w:delText xml:space="preserve">需要</w:delText>
        </w:r>
      </w:del>
      <w:r w:rsidR="20260928">
        <w:rPr>
          <w:rFonts w:ascii="Times New Roman" w:eastAsia="SimSun" w:hAnsi="SimSun"/>
          <w:sz w:val="24"/>
          <w:szCs w:val="24"/>
        </w:rPr>
        <w:t xml:space="preserve">在</w:t>
      </w:r>
      <w:del w:id="45" w:author="校正审阅" w:date="2026-09-28T16:08:13Z" w16du:dateUtc="2026-09-28T16:08:13Z">
        <w:r w:rsidDel="20260928">
          <w:rPr>
            <w:rFonts w:ascii="Times New Roman" w:eastAsia="SimSun" w:hAnsi="SimSun"/>
            <w:sz w:val="24"/>
            <w:szCs w:val="24"/>
          </w:rPr>
          <w:delText xml:space="preserve">有限的</w:delText>
        </w:r>
      </w:del>
      <w:ins w:id="30" w:author="校正审阅" w:date="2026-09-28T16:08:13Z" w16du:dateUtc="2026-09-28T16:08:13Z">
        <w:r w:rsidR="20260928">
          <w:rPr>
            <w:rFonts w:ascii="Times New Roman" w:eastAsia="SimSun" w:hAnsi="SimSun"/>
            <w:sz w:val="24"/>
            <w:szCs w:val="24"/>
          </w:rPr>
          <w:t xml:space="preserve">步数预算内</w:t>
        </w:r>
      </w:ins>
      <w:r w:rsidR="20260928">
        <w:rPr>
          <w:rFonts w:ascii="Times New Roman" w:eastAsia="SimSun" w:hAnsi="SimSun"/>
          <w:sz w:val="24"/>
          <w:szCs w:val="24"/>
        </w:rPr>
        <w:t xml:space="preserve">搜索</w:t>
      </w:r>
      <w:del w:id="46" w:author="校正审阅" w:date="2026-09-28T16:08:13Z" w16du:dateUtc="2026-09-28T16:08:13Z">
        <w:r w:rsidDel="20260928">
          <w:rPr>
            <w:rFonts w:ascii="Times New Roman" w:eastAsia="SimSun" w:hAnsi="SimSun"/>
            <w:sz w:val="24"/>
            <w:szCs w:val="24"/>
          </w:rPr>
          <w:delText xml:space="preserve">预算（步数）内自主决定移动方向，逐步逼近并最终定位</w:delText>
        </w:r>
      </w:del>
      <w:r w:rsidR="20260928">
        <w:rPr>
          <w:rFonts w:ascii="Times New Roman" w:eastAsia="SimSun" w:hAnsi="SimSun"/>
          <w:sz w:val="24"/>
          <w:szCs w:val="24"/>
        </w:rPr>
        <w:t xml:space="preserve">目标。</w:t>
      </w:r>
      <w:del w:id="47" w:author="校正审阅" w:date="2026-09-28T16:08:13Z" w16du:dateUtc="2026-09-28T16:08:13Z">
        <w:r w:rsidDel="20260928">
          <w:rPr>
            <w:rFonts w:ascii="Times New Roman" w:eastAsia="SimSun" w:hAnsi="SimSun"/>
            <w:sz w:val="24"/>
            <w:szCs w:val="24"/>
          </w:rPr>
          <w:delText xml:space="preserve">近年来，</w:delText>
        </w:r>
      </w:del>
      <w:r w:rsidR="20260928">
        <w:rPr>
          <w:rFonts w:ascii="Times New Roman" w:eastAsia="SimSun" w:hAnsi="SimSun"/>
          <w:sz w:val="24"/>
          <w:szCs w:val="24"/>
        </w:rPr>
        <w:t xml:space="preserve">GOMAA-Geo</w:t>
      </w:r>
      <w:r w:rsidR="20260928">
        <w:rPr>
          <w:rFonts w:ascii="Times New Roman" w:eastAsia="SimSun" w:hAnsi="SimSun"/>
          <w:sz w:val="24"/>
          <w:szCs w:val="24"/>
          <w:vertAlign w:val="superscript"/>
        </w:rPr>
        <w:t xml:space="preserve">[1]</w:t>
      </w:r>
      <w:ins w:id="31" w:author="校正审阅" w:date="2026-09-28T16:08:13Z" w16du:dateUtc="2026-09-28T16:08:13Z">
        <w:r w:rsidR="20260928">
          <w:rPr>
            <w:rFonts w:ascii="Times New Roman" w:eastAsia="SimSun" w:hAnsi="SimSun"/>
            <w:sz w:val="24"/>
            <w:szCs w:val="24"/>
          </w:rPr>
          <w:t xml:space="preserve">通过目标感知监督预训练与PPO强化学习构建单策略智能体，其零样本能力指训练后的跨模态</w:t>
        </w:r>
      </w:ins>
      <w:r w:rsidR="20260928">
        <w:rPr>
          <w:rFonts w:ascii="Times New Roman" w:eastAsia="SimSun" w:hAnsi="SimSun"/>
          <w:sz w:val="24"/>
          <w:szCs w:val="24"/>
        </w:rPr>
        <w:t xml:space="preserve">、</w:t>
      </w:r>
      <w:ins w:id="32" w:author="校正审阅" w:date="2026-09-28T16:08:13Z" w16du:dateUtc="2026-09-28T16:08:13Z">
        <w:r w:rsidR="20260928">
          <w:rPr>
            <w:rFonts w:ascii="Times New Roman" w:eastAsia="SimSun" w:hAnsi="SimSun"/>
            <w:sz w:val="24"/>
            <w:szCs w:val="24"/>
          </w:rPr>
          <w:t xml:space="preserve">跨域迁移，并非零训练；</w:t>
        </w:r>
      </w:ins>
      <w:r w:rsidR="20260928">
        <w:rPr>
          <w:rFonts w:ascii="Times New Roman" w:eastAsia="SimSun" w:hAnsi="SimSun"/>
          <w:sz w:val="24"/>
          <w:szCs w:val="24"/>
        </w:rPr>
        <w:t xml:space="preserve">GeoExplorer</w:t>
      </w:r>
      <w:r w:rsidR="20260928">
        <w:rPr>
          <w:rFonts w:ascii="Times New Roman" w:eastAsia="SimSun" w:hAnsi="SimSun"/>
          <w:sz w:val="24"/>
          <w:szCs w:val="24"/>
          <w:vertAlign w:val="superscript"/>
        </w:rPr>
        <w:t xml:space="preserve">[2]</w:t>
      </w:r>
      <w:del w:id="48" w:author="校正审阅" w:date="2026-09-28T16:08:13Z" w16du:dateUtc="2026-09-28T16:08:13Z">
        <w:r w:rsidDel="20260928">
          <w:rPr>
            <w:rFonts w:ascii="Times New Roman" w:eastAsia="SimSun" w:hAnsi="SimSun"/>
            <w:sz w:val="24"/>
            <w:szCs w:val="24"/>
          </w:rPr>
          <w:delText xml:space="preserve">等工</w:delText>
        </w:r>
      </w:del>
      <w:ins w:id="33" w:author="校正审阅" w:date="2026-09-28T16:08:13Z" w16du:dateUtc="2026-09-28T16:08:13Z">
        <w:r w:rsidR="20260928">
          <w:rPr>
            <w:rFonts w:ascii="Times New Roman" w:eastAsia="SimSun" w:hAnsi="SimSun"/>
            <w:sz w:val="24"/>
            <w:szCs w:val="24"/>
          </w:rPr>
          <w:t xml:space="preserve">在动</w:t>
        </w:r>
      </w:ins>
      <w:r w:rsidR="20260928">
        <w:rPr>
          <w:rFonts w:ascii="Times New Roman" w:eastAsia="SimSun" w:hAnsi="SimSun"/>
          <w:sz w:val="24"/>
          <w:szCs w:val="24"/>
        </w:rPr>
        <w:t xml:space="preserve">作</w:t>
      </w:r>
      <w:ins w:id="34" w:author="校正审阅" w:date="2026-09-28T16:08:13Z" w16du:dateUtc="2026-09-28T16:08:13Z">
        <w:r w:rsidR="20260928">
          <w:rPr>
            <w:rFonts w:ascii="Times New Roman" w:eastAsia="SimSun" w:hAnsi="SimSun"/>
            <w:sz w:val="24"/>
            <w:szCs w:val="24"/>
          </w:rPr>
          <w:t xml:space="preserve">—状态动力学建模基础上</w:t>
        </w:r>
      </w:ins>
      <w:r w:rsidR="20260928">
        <w:rPr>
          <w:rFonts w:ascii="Times New Roman" w:eastAsia="SimSun" w:hAnsi="SimSun"/>
          <w:sz w:val="24"/>
          <w:szCs w:val="24"/>
        </w:rPr>
        <w:t xml:space="preserve">引入</w:t>
      </w:r>
      <w:del w:id="49" w:author="校正审阅" w:date="2026-09-28T16:08:13Z" w16du:dateUtc="2026-09-28T16:08:13Z">
        <w:r w:rsidDel="20260928">
          <w:rPr>
            <w:rFonts w:ascii="Times New Roman" w:eastAsia="SimSun" w:hAnsi="SimSun"/>
            <w:sz w:val="24"/>
            <w:szCs w:val="24"/>
          </w:rPr>
          <w:delText xml:space="preserve">多模态大模型（VLM/LLM）作为决</w:delText>
        </w:r>
      </w:del>
      <w:ins w:id="35" w:author="校正审阅" w:date="2026-09-28T16:08:13Z" w16du:dateUtc="2026-09-28T16:08:13Z">
        <w:r w:rsidR="20260928">
          <w:rPr>
            <w:rFonts w:ascii="Times New Roman" w:eastAsia="SimSun" w:hAnsi="SimSun"/>
            <w:sz w:val="24"/>
            <w:szCs w:val="24"/>
          </w:rPr>
          <w:t xml:space="preserve">好奇心奖励训练</w:t>
        </w:r>
      </w:ins>
      <w:r w:rsidR="20260928">
        <w:rPr>
          <w:rFonts w:ascii="Times New Roman" w:eastAsia="SimSun" w:hAnsi="SimSun"/>
          <w:sz w:val="24"/>
          <w:szCs w:val="24"/>
        </w:rPr>
        <w:t xml:space="preserve">策</w:t>
      </w:r>
      <w:del w:id="50" w:author="校正审阅" w:date="2026-09-28T16:08:13Z" w16du:dateUtc="2026-09-28T16:08:13Z">
        <w:r w:rsidDel="20260928">
          <w:rPr>
            <w:rFonts w:ascii="Times New Roman" w:eastAsia="SimSun" w:hAnsi="SimSun"/>
            <w:sz w:val="24"/>
            <w:szCs w:val="24"/>
          </w:rPr>
          <w:delText xml:space="preserve">核心，以零样本方式利用大模型的地理常识进行推理式探索，展现出远超传统方法的潜力；最新的 </w:delText>
        </w:r>
      </w:del>
      <w:ins w:id="36" w:author="校正审阅" w:date="2026-09-28T16:08:13Z" w16du:dateUtc="2026-09-28T16:08:13Z">
        <w:r w:rsidR="20260928">
          <w:rPr>
            <w:rFonts w:ascii="Times New Roman" w:eastAsia="SimSun" w:hAnsi="SimSun"/>
            <w:sz w:val="24"/>
            <w:szCs w:val="24"/>
          </w:rPr>
          <w:t xml:space="preserve">略。</w:t>
        </w:r>
      </w:ins>
      <w:r w:rsidR="20260928">
        <w:rPr>
          <w:rFonts w:ascii="Times New Roman" w:eastAsia="SimSun" w:hAnsi="SimSun"/>
          <w:sz w:val="24"/>
          <w:szCs w:val="24"/>
        </w:rPr>
        <w:t xml:space="preserve">DynCur-Geo</w:t>
      </w:r>
      <w:r w:rsidR="20260928">
        <w:rPr>
          <w:rFonts w:ascii="Times New Roman" w:eastAsia="SimSun" w:hAnsi="SimSun"/>
          <w:sz w:val="24"/>
          <w:szCs w:val="24"/>
          <w:vertAlign w:val="superscript"/>
        </w:rPr>
        <w:t xml:space="preserve">[3]</w:t>
      </w:r>
      <w:del w:id="51" w:author="校正审阅" w:date="2026-09-28T16:08:13Z" w16du:dateUtc="2026-09-28T16:08:13Z">
        <w:r w:rsidDel="20260928">
          <w:rPr>
            <w:rFonts w:ascii="Times New Roman" w:eastAsia="SimSun" w:hAnsi="SimSun"/>
            <w:sz w:val="24"/>
            <w:szCs w:val="24"/>
          </w:rPr>
          <w:delText xml:space="preserve">则通过强化学习</w:delText>
        </w:r>
      </w:del>
      <w:r w:rsidR="20260928">
        <w:rPr>
          <w:rFonts w:ascii="Times New Roman" w:eastAsia="SimSun" w:hAnsi="SimSun"/>
          <w:sz w:val="24"/>
          <w:szCs w:val="24"/>
        </w:rPr>
        <w:t xml:space="preserve">进一步</w:t>
      </w:r>
      <w:del w:id="52" w:author="校正审阅" w:date="2026-09-28T16:08:13Z" w16du:dateUtc="2026-09-28T16:08:13Z">
        <w:r w:rsidDel="20260928">
          <w:rPr>
            <w:rFonts w:ascii="Times New Roman" w:eastAsia="SimSun" w:hAnsi="SimSun"/>
            <w:sz w:val="24"/>
            <w:szCs w:val="24"/>
          </w:rPr>
          <w:delText xml:space="preserve">拓展了该任务</w:delText>
        </w:r>
      </w:del>
      <w:ins w:id="37" w:author="校正审阅" w:date="2026-09-28T16:08:13Z" w16du:dateUtc="2026-09-28T16:08:13Z">
        <w:r w:rsidR="20260928">
          <w:rPr>
            <w:rFonts w:ascii="Times New Roman" w:eastAsia="SimSun" w:hAnsi="SimSun"/>
            <w:sz w:val="24"/>
            <w:szCs w:val="24"/>
          </w:rPr>
          <w:t xml:space="preserve">研究训练阶段</w:t>
        </w:r>
      </w:ins>
      <w:r w:rsidR="20260928">
        <w:rPr>
          <w:rFonts w:ascii="Times New Roman" w:eastAsia="SimSun" w:hAnsi="SimSun"/>
          <w:sz w:val="24"/>
          <w:szCs w:val="24"/>
        </w:rPr>
        <w:t xml:space="preserve">的</w:t>
      </w:r>
      <w:del w:id="53" w:author="校正审阅" w:date="2026-09-28T16:08:13Z" w16du:dateUtc="2026-09-28T16:08:13Z">
        <w:r w:rsidDel="20260928">
          <w:rPr>
            <w:rFonts w:ascii="Times New Roman" w:eastAsia="SimSun" w:hAnsi="SimSun"/>
            <w:sz w:val="24"/>
            <w:szCs w:val="24"/>
          </w:rPr>
          <w:delText xml:space="preserve">性能边界</w:delText>
        </w:r>
      </w:del>
      <w:ins w:id="38" w:author="校正审阅" w:date="2026-09-28T16:08:13Z" w16du:dateUtc="2026-09-28T16:08:13Z">
        <w:r w:rsidR="20260928">
          <w:rPr>
            <w:rFonts w:ascii="Times New Roman" w:eastAsia="SimSun" w:hAnsi="SimSun"/>
            <w:sz w:val="24"/>
            <w:szCs w:val="24"/>
          </w:rPr>
          <w:t xml:space="preserve">动态好奇心奖励塑形</w:t>
        </w:r>
      </w:ins>
      <w:r w:rsidR="20260928">
        <w:rPr>
          <w:rFonts w:ascii="Times New Roman" w:eastAsia="SimSun" w:hAnsi="SimSun"/>
          <w:sz w:val="24"/>
          <w:szCs w:val="24"/>
        </w:rPr>
        <w:t xml:space="preserve">。</w:t>
      </w:r>
    </w:p>
    <w:p w:rsidR="20260928" w:rsidRDefault="20260928" w:rsidP="20260928" w14:paraId="2FC9C82B" w14:textId="549D882E">
      <w:pPr>
        <w:spacing w:line="360" w:lineRule="auto"/>
        <w:ind w:firstLine="480"/>
        <w:jc w:val="both"/>
      </w:pPr>
      <w:r w:rsidR="20260928">
        <w:rPr>
          <w:rFonts w:ascii="Times New Roman" w:eastAsia="SimSun" w:hAnsi="SimSun"/>
          <w:sz w:val="24"/>
          <w:szCs w:val="24"/>
        </w:rPr>
        <w:t xml:space="preserve">本课题面向这一</w:t>
      </w:r>
      <w:del w:id="66" w:author="校正审阅" w:date="2026-09-28T16:08:13Z" w16du:dateUtc="2026-09-28T16:08:13Z">
        <w:r w:rsidDel="20260928">
          <w:rPr>
            <w:rFonts w:ascii="Times New Roman" w:eastAsia="SimSun" w:hAnsi="SimSun"/>
            <w:sz w:val="24"/>
            <w:szCs w:val="24"/>
          </w:rPr>
          <w:delText xml:space="preserve">前沿</w:delText>
        </w:r>
      </w:del>
      <w:r w:rsidR="20260928">
        <w:rPr>
          <w:rFonts w:ascii="Times New Roman" w:eastAsia="SimSun" w:hAnsi="SimSun"/>
          <w:sz w:val="24"/>
          <w:szCs w:val="24"/>
        </w:rPr>
        <w:t xml:space="preserve">方向，</w:t>
      </w:r>
      <w:ins w:id="54" w:author="校正审阅" w:date="2026-09-28T16:08:13Z" w16du:dateUtc="2026-09-28T16:08:13Z">
        <w:r w:rsidR="20260928">
          <w:rPr>
            <w:rFonts w:ascii="Times New Roman" w:eastAsia="SimSun" w:hAnsi="SimSun"/>
            <w:sz w:val="24"/>
            <w:szCs w:val="24"/>
          </w:rPr>
          <w:t xml:space="preserve">拟</w:t>
        </w:r>
      </w:ins>
      <w:r w:rsidR="20260928">
        <w:rPr>
          <w:rFonts w:ascii="Times New Roman" w:eastAsia="SimSun" w:hAnsi="SimSun"/>
          <w:sz w:val="24"/>
          <w:szCs w:val="24"/>
        </w:rPr>
        <w:t xml:space="preserve">设计</w:t>
      </w:r>
      <w:del w:id="67" w:author="校正审阅" w:date="2026-09-28T16:08:13Z" w16du:dateUtc="2026-09-28T16:08:13Z">
        <w:r w:rsidDel="20260928">
          <w:rPr>
            <w:rFonts w:ascii="Times New Roman" w:eastAsia="SimSun" w:hAnsi="SimSun"/>
            <w:sz w:val="24"/>
            <w:szCs w:val="24"/>
          </w:rPr>
          <w:delText xml:space="preserve">并实现基于</w:delText>
        </w:r>
      </w:del>
      <w:r w:rsidR="20260928">
        <w:rPr>
          <w:rFonts w:ascii="Times New Roman" w:eastAsia="SimSun" w:hAnsi="SimSun"/>
          <w:sz w:val="24"/>
          <w:szCs w:val="24"/>
        </w:rPr>
        <w:t xml:space="preserve">主动</w:t>
      </w:r>
      <w:del w:id="68" w:author="校正审阅" w:date="2026-09-28T16:08:13Z" w16du:dateUtc="2026-09-28T16:08:13Z">
        <w:r w:rsidDel="20260928">
          <w:rPr>
            <w:rFonts w:ascii="Times New Roman" w:eastAsia="SimSun" w:hAnsi="SimSun"/>
            <w:sz w:val="24"/>
            <w:szCs w:val="24"/>
          </w:rPr>
          <w:delText xml:space="preserve">探索的</w:delText>
        </w:r>
      </w:del>
      <w:r w:rsidR="20260928">
        <w:rPr>
          <w:rFonts w:ascii="Times New Roman" w:eastAsia="SimSun" w:hAnsi="SimSun"/>
          <w:sz w:val="24"/>
          <w:szCs w:val="24"/>
        </w:rPr>
        <w:t xml:space="preserve">视觉地理定位方法及</w:t>
      </w:r>
      <w:del w:id="69" w:author="校正审阅" w:date="2026-09-28T16:08:13Z" w16du:dateUtc="2026-09-28T16:08:13Z">
        <w:r w:rsidDel="20260928">
          <w:rPr>
            <w:rFonts w:ascii="Times New Roman" w:eastAsia="SimSun" w:hAnsi="SimSun"/>
            <w:sz w:val="24"/>
            <w:szCs w:val="24"/>
          </w:rPr>
          <w:delText xml:space="preserve">配套</w:delText>
        </w:r>
      </w:del>
      <w:r w:rsidR="20260928">
        <w:rPr>
          <w:rFonts w:ascii="Times New Roman" w:eastAsia="SimSun" w:hAnsi="SimSun"/>
          <w:sz w:val="24"/>
          <w:szCs w:val="24"/>
        </w:rPr>
        <w:t xml:space="preserve">实验平台</w:t>
      </w:r>
      <w:del w:id="70" w:author="校正审阅" w:date="2026-09-28T16:08:13Z" w16du:dateUtc="2026-09-28T16:08:13Z">
        <w:r w:rsidDel="20260928">
          <w:rPr>
            <w:rFonts w:ascii="Times New Roman" w:eastAsia="SimSun" w:hAnsi="SimSun"/>
            <w:sz w:val="24"/>
            <w:szCs w:val="24"/>
          </w:rPr>
          <w:delText xml:space="preserve">，其意义体现在三个方面</w:delText>
        </w:r>
      </w:del>
      <w:r w:rsidR="20260928">
        <w:rPr>
          <w:rFonts w:ascii="Times New Roman" w:eastAsia="SimSun" w:hAnsi="SimSun"/>
          <w:sz w:val="24"/>
          <w:szCs w:val="24"/>
        </w:rPr>
        <w:t xml:space="preserve">：应用层面，</w:t>
      </w:r>
      <w:del w:id="71" w:author="校正审阅" w:date="2026-09-28T16:08:13Z" w16du:dateUtc="2026-09-28T16:08:13Z">
        <w:r w:rsidDel="20260928">
          <w:rPr>
            <w:rFonts w:ascii="Times New Roman" w:eastAsia="SimSun" w:hAnsi="SimSun"/>
            <w:sz w:val="24"/>
            <w:szCs w:val="24"/>
          </w:rPr>
          <w:delText xml:space="preserve">面向</w:delText>
        </w:r>
      </w:del>
      <w:ins w:id="55" w:author="校正审阅" w:date="2026-09-28T16:08:13Z" w16du:dateUtc="2026-09-28T16:08:13Z">
        <w:r w:rsidR="20260928">
          <w:rPr>
            <w:rFonts w:ascii="Times New Roman" w:eastAsia="SimSun" w:hAnsi="SimSun"/>
            <w:sz w:val="24"/>
            <w:szCs w:val="24"/>
          </w:rPr>
          <w:t xml:space="preserve">以</w:t>
        </w:r>
      </w:ins>
      <w:r w:rsidR="20260928">
        <w:rPr>
          <w:rFonts w:ascii="Times New Roman" w:eastAsia="SimSun" w:hAnsi="SimSun"/>
          <w:sz w:val="24"/>
          <w:szCs w:val="24"/>
        </w:rPr>
        <w:t xml:space="preserve">无人机搜救</w:t>
      </w:r>
      <w:del w:id="72" w:author="校正审阅" w:date="2026-09-28T16:08:13Z" w16du:dateUtc="2026-09-28T16:08:13Z">
        <w:r w:rsidDel="20260928">
          <w:rPr>
            <w:rFonts w:ascii="Times New Roman" w:eastAsia="SimSun" w:hAnsi="SimSun"/>
            <w:sz w:val="24"/>
            <w:szCs w:val="24"/>
          </w:rPr>
          <w:delText xml:space="preserve">等真实需求，</w:delText>
        </w:r>
      </w:del>
      <w:ins w:id="56" w:author="校正审阅" w:date="2026-09-28T16:08:13Z" w16du:dateUtc="2026-09-28T16:08:13Z">
        <w:r w:rsidR="20260928">
          <w:rPr>
            <w:rFonts w:ascii="Times New Roman" w:eastAsia="SimSun" w:hAnsi="SimSun"/>
            <w:sz w:val="24"/>
            <w:szCs w:val="24"/>
          </w:rPr>
          <w:t xml:space="preserve">为背景</w:t>
        </w:r>
      </w:ins>
      <w:r w:rsidR="20260928">
        <w:rPr>
          <w:rFonts w:ascii="Times New Roman" w:eastAsia="SimSun" w:hAnsi="SimSun"/>
          <w:sz w:val="24"/>
          <w:szCs w:val="24"/>
        </w:rPr>
        <w:t xml:space="preserve">研究</w:t>
      </w:r>
      <w:ins w:id="57" w:author="校正审阅" w:date="2026-09-28T16:08:13Z" w16du:dateUtc="2026-09-28T16:08:13Z">
        <w:r w:rsidR="20260928">
          <w:rPr>
            <w:rFonts w:ascii="Times New Roman" w:eastAsia="SimSun" w:hAnsi="SimSun"/>
            <w:sz w:val="24"/>
            <w:szCs w:val="24"/>
          </w:rPr>
          <w:t xml:space="preserve">局部观测下的目标搜索，</w:t>
        </w:r>
      </w:ins>
      <w:r w:rsidR="20260928">
        <w:rPr>
          <w:rFonts w:ascii="Times New Roman" w:eastAsia="SimSun" w:hAnsi="SimSun"/>
          <w:sz w:val="24"/>
          <w:szCs w:val="24"/>
        </w:rPr>
        <w:t xml:space="preserve">不</w:t>
      </w:r>
      <w:del w:id="73" w:author="校正审阅" w:date="2026-09-28T16:08:13Z" w16du:dateUtc="2026-09-28T16:08:13Z">
        <w:r w:rsidDel="20260928">
          <w:rPr>
            <w:rFonts w:ascii="Times New Roman" w:eastAsia="SimSun" w:hAnsi="SimSun"/>
            <w:sz w:val="24"/>
            <w:szCs w:val="24"/>
          </w:rPr>
          <w:delText xml:space="preserve">依赖 GPS 的自主定位能力</w:delText>
        </w:r>
      </w:del>
      <w:ins w:id="58" w:author="校正审阅" w:date="2026-09-28T16:08:13Z" w16du:dateUtc="2026-09-28T16:08:13Z">
        <w:r w:rsidR="20260928">
          <w:rPr>
            <w:rFonts w:ascii="Times New Roman" w:eastAsia="SimSun" w:hAnsi="SimSun"/>
            <w:sz w:val="24"/>
            <w:szCs w:val="24"/>
          </w:rPr>
          <w:t xml:space="preserve">将网格仿真等同于实机导航验证</w:t>
        </w:r>
      </w:ins>
      <w:r w:rsidR="20260928">
        <w:rPr>
          <w:rFonts w:ascii="Times New Roman" w:eastAsia="SimSun" w:hAnsi="SimSun"/>
          <w:sz w:val="24"/>
          <w:szCs w:val="24"/>
        </w:rPr>
        <w:t xml:space="preserve">；</w:t>
      </w:r>
      <w:del w:id="74" w:author="校正审阅" w:date="2026-09-28T16:08:13Z" w16du:dateUtc="2026-09-28T16:08:13Z">
        <w:r w:rsidDel="20260928">
          <w:rPr>
            <w:rFonts w:ascii="Times New Roman" w:eastAsia="SimSun" w:hAnsi="SimSun"/>
            <w:sz w:val="24"/>
            <w:szCs w:val="24"/>
          </w:rPr>
          <w:delText xml:space="preserve">学术</w:delText>
        </w:r>
      </w:del>
      <w:ins w:id="59" w:author="校正审阅" w:date="2026-09-28T16:08:13Z" w16du:dateUtc="2026-09-28T16:08:13Z">
        <w:r w:rsidR="20260928">
          <w:rPr>
            <w:rFonts w:ascii="Times New Roman" w:eastAsia="SimSun" w:hAnsi="SimSun"/>
            <w:sz w:val="24"/>
            <w:szCs w:val="24"/>
          </w:rPr>
          <w:t xml:space="preserve">研究</w:t>
        </w:r>
      </w:ins>
      <w:r w:rsidR="20260928">
        <w:rPr>
          <w:rFonts w:ascii="Times New Roman" w:eastAsia="SimSun" w:hAnsi="SimSun"/>
          <w:sz w:val="24"/>
          <w:szCs w:val="24"/>
        </w:rPr>
        <w:t xml:space="preserve">层面，</w:t>
      </w:r>
      <w:del w:id="75" w:author="校正审阅" w:date="2026-09-28T16:08:13Z" w16du:dateUtc="2026-09-28T16:08:13Z">
        <w:r w:rsidDel="20260928">
          <w:rPr>
            <w:rFonts w:ascii="Times New Roman" w:eastAsia="SimSun" w:hAnsi="SimSun"/>
            <w:sz w:val="24"/>
            <w:szCs w:val="24"/>
          </w:rPr>
          <w:delText xml:space="preserve">切入当前领域公认</w:delText>
        </w:r>
      </w:del>
      <w:ins w:id="60" w:author="校正审阅" w:date="2026-09-28T16:08:13Z" w16du:dateUtc="2026-09-28T16:08:13Z">
        <w:r w:rsidR="20260928">
          <w:rPr>
            <w:rFonts w:ascii="Times New Roman" w:eastAsia="SimSun" w:hAnsi="SimSun"/>
            <w:sz w:val="24"/>
            <w:szCs w:val="24"/>
          </w:rPr>
          <w:t xml:space="preserve">考察较大搜索空间中</w:t>
        </w:r>
      </w:ins>
      <w:r w:rsidR="20260928">
        <w:rPr>
          <w:rFonts w:ascii="Times New Roman" w:eastAsia="SimSun" w:hAnsi="SimSun"/>
          <w:sz w:val="24"/>
          <w:szCs w:val="24"/>
        </w:rPr>
        <w:t xml:space="preserve">的</w:t>
      </w:r>
      <w:del w:id="76" w:author="校正审阅" w:date="2026-09-28T16:08:13Z" w16du:dateUtc="2026-09-28T16:08:13Z">
        <w:r w:rsidDel="20260928">
          <w:rPr>
            <w:rFonts w:ascii="Times New Roman" w:eastAsia="SimSun" w:hAnsi="SimSun"/>
            <w:sz w:val="24"/>
            <w:szCs w:val="24"/>
          </w:rPr>
          <w:delText xml:space="preserve">难题——大尺度任务下探索效率下降</w:delText>
        </w:r>
      </w:del>
      <w:ins w:id="61" w:author="校正审阅" w:date="2026-09-28T16:08:13Z" w16du:dateUtc="2026-09-28T16:08:13Z">
        <w:r w:rsidR="20260928">
          <w:rPr>
            <w:rFonts w:ascii="Times New Roman" w:eastAsia="SimSun" w:hAnsi="SimSun"/>
            <w:sz w:val="24"/>
            <w:szCs w:val="24"/>
          </w:rPr>
          <w:t xml:space="preserve">重复访问、绕行</w:t>
        </w:r>
      </w:ins>
      <w:r w:rsidR="20260928">
        <w:rPr>
          <w:rFonts w:ascii="Times New Roman" w:eastAsia="SimSun" w:hAnsi="SimSun"/>
          <w:sz w:val="24"/>
          <w:szCs w:val="24"/>
        </w:rPr>
        <w:t xml:space="preserve">与</w:t>
      </w:r>
      <w:del w:id="77" w:author="校正审阅" w:date="2026-09-28T16:08:13Z" w16du:dateUtc="2026-09-28T16:08:13Z">
        <w:r w:rsidDel="20260928">
          <w:rPr>
            <w:rFonts w:ascii="Times New Roman" w:eastAsia="SimSun" w:hAnsi="SimSun"/>
            <w:sz w:val="24"/>
            <w:szCs w:val="24"/>
          </w:rPr>
          <w:delText xml:space="preserve">无效移动（“回头路”与“弯路”）</w:delText>
        </w:r>
      </w:del>
      <w:ins w:id="62" w:author="校正审阅" w:date="2026-09-28T16:08:13Z" w16du:dateUtc="2026-09-28T16:08:13Z">
        <w:r w:rsidR="20260928">
          <w:rPr>
            <w:rFonts w:ascii="Times New Roman" w:eastAsia="SimSun" w:hAnsi="SimSun"/>
            <w:sz w:val="24"/>
            <w:szCs w:val="24"/>
          </w:rPr>
          <w:t xml:space="preserve">收敛</w:t>
        </w:r>
      </w:ins>
      <w:r w:rsidR="20260928">
        <w:rPr>
          <w:rFonts w:ascii="Times New Roman" w:eastAsia="SimSun" w:hAnsi="SimSun"/>
          <w:sz w:val="24"/>
          <w:szCs w:val="24"/>
        </w:rPr>
        <w:t xml:space="preserve">问题</w:t>
      </w:r>
      <w:del w:id="78" w:author="校正审阅" w:date="2026-09-28T16:08:13Z" w16du:dateUtc="2026-09-28T16:08:13Z">
        <w:r w:rsidDel="20260928">
          <w:rPr>
            <w:rFonts w:ascii="Times New Roman" w:eastAsia="SimSun" w:hAnsi="SimSun"/>
            <w:sz w:val="24"/>
            <w:szCs w:val="24"/>
          </w:rPr>
          <w:delText xml:space="preserve">，在智能体记忆与搜索策略方向开展创新</w:delText>
        </w:r>
      </w:del>
      <w:r w:rsidR="20260928">
        <w:rPr>
          <w:rFonts w:ascii="Times New Roman" w:eastAsia="SimSun" w:hAnsi="SimSun"/>
          <w:sz w:val="24"/>
          <w:szCs w:val="24"/>
        </w:rPr>
        <w:t xml:space="preserve">；培养层面，</w:t>
      </w:r>
      <w:del w:id="79" w:author="校正审阅" w:date="2026-09-28T16:08:13Z" w16du:dateUtc="2026-09-28T16:08:13Z">
        <w:r w:rsidDel="20260928">
          <w:rPr>
            <w:rFonts w:ascii="Times New Roman" w:eastAsia="SimSun" w:hAnsi="SimSun"/>
            <w:sz w:val="24"/>
            <w:szCs w:val="24"/>
          </w:rPr>
          <w:delText xml:space="preserve">课题</w:delText>
        </w:r>
      </w:del>
      <w:r w:rsidR="20260928">
        <w:rPr>
          <w:rFonts w:ascii="Times New Roman" w:eastAsia="SimSun" w:hAnsi="SimSun"/>
          <w:sz w:val="24"/>
          <w:szCs w:val="24"/>
        </w:rPr>
        <w:t xml:space="preserve">覆盖环境建模、智能体</w:t>
      </w:r>
      <w:del w:id="80" w:author="校正审阅" w:date="2026-09-28T16:08:13Z" w16du:dateUtc="2026-09-28T16:08:13Z">
        <w:r w:rsidDel="20260928">
          <w:rPr>
            <w:rFonts w:ascii="Times New Roman" w:eastAsia="SimSun" w:hAnsi="SimSun"/>
            <w:sz w:val="24"/>
            <w:szCs w:val="24"/>
          </w:rPr>
          <w:delText xml:space="preserve">系统</w:delText>
        </w:r>
      </w:del>
      <w:r w:rsidR="20260928">
        <w:rPr>
          <w:rFonts w:ascii="Times New Roman" w:eastAsia="SimSun" w:hAnsi="SimSun"/>
          <w:sz w:val="24"/>
          <w:szCs w:val="24"/>
        </w:rPr>
        <w:t xml:space="preserve">设计、大模型应用与实验评测</w:t>
      </w:r>
      <w:del w:id="81" w:author="校正审阅" w:date="2026-09-28T16:08:13Z" w16du:dateUtc="2026-09-28T16:08:13Z">
        <w:r w:rsidDel="20260928">
          <w:rPr>
            <w:rFonts w:ascii="Times New Roman" w:eastAsia="SimSun" w:hAnsi="SimSun"/>
            <w:sz w:val="24"/>
            <w:szCs w:val="24"/>
          </w:rPr>
          <w:delText xml:space="preserve">全链条</w:delText>
        </w:r>
      </w:del>
      <w:r w:rsidR="20260928">
        <w:rPr>
          <w:rFonts w:ascii="Times New Roman" w:eastAsia="SimSun" w:hAnsi="SimSun"/>
          <w:sz w:val="24"/>
          <w:szCs w:val="24"/>
        </w:rPr>
        <w:t xml:space="preserve">，</w:t>
      </w:r>
      <w:ins w:id="63" w:author="校正审阅" w:date="2026-09-28T16:08:13Z" w16du:dateUtc="2026-09-28T16:08:13Z">
        <w:r w:rsidR="20260928">
          <w:rPr>
            <w:rFonts w:ascii="Times New Roman" w:eastAsia="SimSun" w:hAnsi="SimSun"/>
            <w:sz w:val="24"/>
            <w:szCs w:val="24"/>
          </w:rPr>
          <w:t xml:space="preserve">在</w:t>
        </w:r>
      </w:ins>
      <w:r w:rsidR="20260928">
        <w:rPr>
          <w:rFonts w:ascii="Times New Roman" w:eastAsia="SimSun" w:hAnsi="SimSun"/>
          <w:sz w:val="24"/>
          <w:szCs w:val="24"/>
        </w:rPr>
        <w:t xml:space="preserve">算法</w:t>
      </w:r>
      <w:del w:id="82" w:author="校正审阅" w:date="2026-09-28T16:08:13Z" w16du:dateUtc="2026-09-28T16:08:13Z">
        <w:r w:rsidDel="20260928">
          <w:rPr>
            <w:rFonts w:ascii="Times New Roman" w:eastAsia="SimSun" w:hAnsi="SimSun"/>
            <w:sz w:val="24"/>
            <w:szCs w:val="24"/>
          </w:rPr>
          <w:delText xml:space="preserve">与</w:delText>
        </w:r>
      </w:del>
      <w:ins w:id="64" w:author="校正审阅" w:date="2026-09-28T16:08:13Z" w16du:dateUtc="2026-09-28T16:08:13Z">
        <w:r w:rsidR="20260928">
          <w:rPr>
            <w:rFonts w:ascii="Times New Roman" w:eastAsia="SimSun" w:hAnsi="SimSun"/>
            <w:sz w:val="24"/>
            <w:szCs w:val="24"/>
          </w:rPr>
          <w:t xml:space="preserve">和</w:t>
        </w:r>
      </w:ins>
      <w:r w:rsidR="20260928">
        <w:rPr>
          <w:rFonts w:ascii="Times New Roman" w:eastAsia="SimSun" w:hAnsi="SimSun"/>
          <w:sz w:val="24"/>
          <w:szCs w:val="24"/>
        </w:rPr>
        <w:t xml:space="preserve">工程</w:t>
      </w:r>
      <w:del w:id="83" w:author="校正审阅" w:date="2026-09-28T16:08:13Z" w16du:dateUtc="2026-09-28T16:08:13Z">
        <w:r w:rsidDel="20260928">
          <w:rPr>
            <w:rFonts w:ascii="Times New Roman" w:eastAsia="SimSun" w:hAnsi="SimSun"/>
            <w:sz w:val="24"/>
            <w:szCs w:val="24"/>
          </w:rPr>
          <w:delText xml:space="preserve">并重，契合综合工程设计的训练目标</w:delText>
        </w:r>
      </w:del>
      <w:ins w:id="65" w:author="校正审阅" w:date="2026-09-28T16:08:13Z" w16du:dateUtc="2026-09-28T16:08:13Z">
        <w:r w:rsidR="20260928">
          <w:rPr>
            <w:rFonts w:ascii="Times New Roman" w:eastAsia="SimSun" w:hAnsi="SimSun"/>
            <w:sz w:val="24"/>
            <w:szCs w:val="24"/>
          </w:rPr>
          <w:t xml:space="preserve">两个层面形成可检验成果</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二、国内外研究现状</w:t>
      </w:r>
    </w:p>
    <w:p>
      <w:pPr>
        <w:pStyle w:val="Heading2"/>
        <w:keepNext/>
        <w:spacing w:after="120" w:before="220" w:line="360" w:lineRule="auto"/>
      </w:pPr>
      <w:r>
        <w:rPr>
          <w:rFonts w:ascii="Times New Roman" w:eastAsia="SimHei" w:hAnsi="SimHei"/>
          <w:b/>
          <w:bCs/>
          <w:color w:val="000000"/>
          <w:sz w:val="28"/>
          <w:szCs w:val="28"/>
        </w:rPr>
        <w:t xml:space="preserve">（一）被动式视觉地理定位与跨视角定位</w:t>
      </w:r>
    </w:p>
    <w:p w:rsidR="20260928" w:rsidRDefault="20260928" w:rsidP="20260928" w14:paraId="0193EC7A" w14:textId="6B189520">
      <w:pPr>
        <w:spacing w:line="360" w:lineRule="auto"/>
        <w:ind w:firstLine="480"/>
        <w:jc w:val="both"/>
      </w:pPr>
      <w:r w:rsidR="20260928">
        <w:rPr>
          <w:rFonts w:ascii="Times New Roman" w:eastAsia="SimSun" w:hAnsi="SimSun"/>
          <w:sz w:val="24"/>
          <w:szCs w:val="24"/>
        </w:rPr>
        <w:t xml:space="preserve">视觉地理定位</w:t>
      </w:r>
      <w:del w:id="97" w:author="校正审阅" w:date="2026-09-28T16:08:13Z" w16du:dateUtc="2026-09-28T16:08:13Z">
        <w:r w:rsidDel="20260928">
          <w:rPr>
            <w:rFonts w:ascii="Times New Roman" w:eastAsia="SimSun" w:hAnsi="SimSun"/>
            <w:sz w:val="24"/>
            <w:szCs w:val="24"/>
          </w:rPr>
          <w:delText xml:space="preserve">的早期工作以图像检索为主，将</w:delText>
        </w:r>
      </w:del>
      <w:ins w:id="84" w:author="校正审阅" w:date="2026-09-28T16:08:13Z" w16du:dateUtc="2026-09-28T16:08:13Z">
        <w:r w:rsidR="20260928">
          <w:rPr>
            <w:rFonts w:ascii="Times New Roman" w:eastAsia="SimSun" w:hAnsi="SimSun"/>
            <w:sz w:val="24"/>
            <w:szCs w:val="24"/>
          </w:rPr>
          <w:t xml:space="preserve">常通过</w:t>
        </w:r>
      </w:ins>
      <w:r w:rsidR="20260928">
        <w:rPr>
          <w:rFonts w:ascii="Times New Roman" w:eastAsia="SimSun" w:hAnsi="SimSun"/>
          <w:sz w:val="24"/>
          <w:szCs w:val="24"/>
        </w:rPr>
        <w:t xml:space="preserve">查询图像与带地理标签的</w:t>
      </w:r>
      <w:ins w:id="85" w:author="校正审阅" w:date="2026-09-28T16:08:13Z" w16du:dateUtc="2026-09-28T16:08:13Z">
        <w:r w:rsidR="20260928">
          <w:rPr>
            <w:rFonts w:ascii="Times New Roman" w:eastAsia="SimSun" w:hAnsi="SimSun"/>
            <w:sz w:val="24"/>
            <w:szCs w:val="24"/>
          </w:rPr>
          <w:t xml:space="preserve">参考</w:t>
        </w:r>
      </w:ins>
      <w:r w:rsidR="20260928">
        <w:rPr>
          <w:rFonts w:ascii="Times New Roman" w:eastAsia="SimSun" w:hAnsi="SimSun"/>
          <w:sz w:val="24"/>
          <w:szCs w:val="24"/>
        </w:rPr>
        <w:t xml:space="preserve">图像</w:t>
      </w:r>
      <w:del w:id="98" w:author="校正审阅" w:date="2026-09-28T16:08:13Z" w16du:dateUtc="2026-09-28T16:08:13Z">
        <w:r w:rsidDel="20260928">
          <w:rPr>
            <w:rFonts w:ascii="Times New Roman" w:eastAsia="SimSun" w:hAnsi="SimSun"/>
            <w:sz w:val="24"/>
            <w:szCs w:val="24"/>
          </w:rPr>
          <w:delText xml:space="preserve">库进行</w:delText>
        </w:r>
      </w:del>
      <w:r w:rsidR="20260928">
        <w:rPr>
          <w:rFonts w:ascii="Times New Roman" w:eastAsia="SimSun" w:hAnsi="SimSun"/>
          <w:sz w:val="24"/>
          <w:szCs w:val="24"/>
        </w:rPr>
        <w:t xml:space="preserve">匹配</w:t>
      </w:r>
      <w:r w:rsidR="20260928">
        <w:rPr>
          <w:rFonts w:ascii="Times New Roman" w:eastAsia="SimSun" w:hAnsi="SimSun"/>
          <w:sz w:val="24"/>
          <w:szCs w:val="24"/>
          <w:vertAlign w:val="superscript"/>
        </w:rPr>
        <w:t xml:space="preserve">[4]</w:t>
      </w:r>
      <w:r w:rsidR="20260928">
        <w:rPr>
          <w:rFonts w:ascii="Times New Roman" w:eastAsia="SimSun" w:hAnsi="SimSun"/>
          <w:sz w:val="24"/>
          <w:szCs w:val="24"/>
        </w:rPr>
        <w:t xml:space="preserve">，深度学习</w:t>
      </w:r>
      <w:del w:id="99" w:author="校正审阅" w:date="2026-09-28T16:08:13Z" w16du:dateUtc="2026-09-28T16:08:13Z">
        <w:r w:rsidDel="20260928">
          <w:rPr>
            <w:rFonts w:ascii="Times New Roman" w:eastAsia="SimSun" w:hAnsi="SimSun"/>
            <w:sz w:val="24"/>
            <w:szCs w:val="24"/>
          </w:rPr>
          <w:delText xml:space="preserve">时代的方法</w:delText>
        </w:r>
      </w:del>
      <w:r w:rsidR="20260928">
        <w:rPr>
          <w:rFonts w:ascii="Times New Roman" w:eastAsia="SimSun" w:hAnsi="SimSun"/>
          <w:sz w:val="24"/>
          <w:szCs w:val="24"/>
        </w:rPr>
        <w:t xml:space="preserve">进一步</w:t>
      </w:r>
      <w:del w:id="100" w:author="校正审阅" w:date="2026-09-28T16:08:13Z" w16du:dateUtc="2026-09-28T16:08:13Z">
        <w:r w:rsidDel="20260928">
          <w:rPr>
            <w:rFonts w:ascii="Times New Roman" w:eastAsia="SimSun" w:hAnsi="SimSun"/>
            <w:sz w:val="24"/>
            <w:szCs w:val="24"/>
          </w:rPr>
          <w:delText xml:space="preserve">提升</w:delText>
        </w:r>
      </w:del>
      <w:ins w:id="86" w:author="校正审阅" w:date="2026-09-28T16:08:13Z" w16du:dateUtc="2026-09-28T16:08:13Z">
        <w:r w:rsidR="20260928">
          <w:rPr>
            <w:rFonts w:ascii="Times New Roman" w:eastAsia="SimSun" w:hAnsi="SimSun"/>
            <w:sz w:val="24"/>
            <w:szCs w:val="24"/>
          </w:rPr>
          <w:t xml:space="preserve">推动</w:t>
        </w:r>
      </w:ins>
      <w:r w:rsidR="20260928">
        <w:rPr>
          <w:rFonts w:ascii="Times New Roman" w:eastAsia="SimSun" w:hAnsi="SimSun"/>
          <w:sz w:val="24"/>
          <w:szCs w:val="24"/>
        </w:rPr>
        <w:t xml:space="preserve">了</w:t>
      </w:r>
      <w:del w:id="101" w:author="校正审阅" w:date="2026-09-28T16:08:13Z" w16du:dateUtc="2026-09-28T16:08:13Z">
        <w:r w:rsidDel="20260928">
          <w:rPr>
            <w:rFonts w:ascii="Times New Roman" w:eastAsia="SimSun" w:hAnsi="SimSun"/>
            <w:sz w:val="24"/>
            <w:szCs w:val="24"/>
          </w:rPr>
          <w:delText xml:space="preserve">匹配精度</w:delText>
        </w:r>
      </w:del>
      <w:ins w:id="87" w:author="校正审阅" w:date="2026-09-28T16:08:13Z" w16du:dateUtc="2026-09-28T16:08:13Z">
        <w:r w:rsidR="20260928">
          <w:rPr>
            <w:rFonts w:ascii="Times New Roman" w:eastAsia="SimSun" w:hAnsi="SimSun"/>
            <w:sz w:val="24"/>
            <w:szCs w:val="24"/>
          </w:rPr>
          <w:t xml:space="preserve">表征与检索方法的发展</w:t>
        </w:r>
      </w:ins>
      <w:r w:rsidR="20260928">
        <w:rPr>
          <w:rFonts w:ascii="Times New Roman" w:eastAsia="SimSun" w:hAnsi="SimSun"/>
          <w:sz w:val="24"/>
          <w:szCs w:val="24"/>
          <w:vertAlign w:val="superscript"/>
        </w:rPr>
        <w:t xml:space="preserve">[5]</w:t>
      </w:r>
      <w:r w:rsidR="20260928">
        <w:rPr>
          <w:rFonts w:ascii="Times New Roman" w:eastAsia="SimSun" w:hAnsi="SimSun"/>
          <w:sz w:val="24"/>
          <w:szCs w:val="24"/>
        </w:rPr>
        <w:t xml:space="preserve">。</w:t>
      </w:r>
      <w:del w:id="102" w:author="校正审阅" w:date="2026-09-28T16:08:13Z" w16du:dateUtc="2026-09-28T16:08:13Z">
        <w:r w:rsidDel="20260928">
          <w:rPr>
            <w:rFonts w:ascii="Times New Roman" w:eastAsia="SimSun" w:hAnsi="SimSun"/>
            <w:sz w:val="24"/>
            <w:szCs w:val="24"/>
          </w:rPr>
          <w:delText xml:space="preserve">随着研究深入，</w:delText>
        </w:r>
      </w:del>
      <w:r w:rsidR="20260928">
        <w:rPr>
          <w:rFonts w:ascii="Times New Roman" w:eastAsia="SimSun" w:hAnsi="SimSun"/>
          <w:sz w:val="24"/>
          <w:szCs w:val="24"/>
        </w:rPr>
        <w:t xml:space="preserve">跨视角地理定位</w:t>
      </w:r>
      <w:del w:id="103" w:author="校正审阅" w:date="2026-09-28T16:08:13Z" w16du:dateUtc="2026-09-28T16:08:13Z">
        <w:r w:rsidDel="20260928">
          <w:rPr>
            <w:rFonts w:ascii="Times New Roman" w:eastAsia="SimSun" w:hAnsi="SimSun"/>
            <w:sz w:val="24"/>
            <w:szCs w:val="24"/>
          </w:rPr>
          <w:delText xml:space="preserve">（Cross-View Geo-Localization）成为主流路线：将</w:delText>
        </w:r>
      </w:del>
      <w:ins w:id="88" w:author="校正审阅" w:date="2026-09-28T16:08:13Z" w16du:dateUtc="2026-09-28T16:08:13Z">
        <w:r w:rsidR="20260928">
          <w:rPr>
            <w:rFonts w:ascii="Times New Roman" w:eastAsia="SimSun" w:hAnsi="SimSun"/>
            <w:sz w:val="24"/>
            <w:szCs w:val="24"/>
          </w:rPr>
          <w:t xml:space="preserve">研究</w:t>
        </w:r>
      </w:ins>
      <w:r w:rsidR="20260928">
        <w:rPr>
          <w:rFonts w:ascii="Times New Roman" w:eastAsia="SimSun" w:hAnsi="SimSun"/>
          <w:sz w:val="24"/>
          <w:szCs w:val="24"/>
        </w:rPr>
        <w:t xml:space="preserve">地面</w:t>
      </w:r>
      <w:del w:id="104" w:author="校正审阅" w:date="2026-09-28T16:08:13Z" w16du:dateUtc="2026-09-28T16:08:13Z">
        <w:r w:rsidDel="20260928">
          <w:rPr>
            <w:rFonts w:ascii="Times New Roman" w:eastAsia="SimSun" w:hAnsi="SimSun"/>
            <w:sz w:val="24"/>
            <w:szCs w:val="24"/>
          </w:rPr>
          <w:delText xml:space="preserve">或</w:delText>
        </w:r>
      </w:del>
      <w:ins w:id="89" w:author="校正审阅" w:date="2026-09-28T16:08:13Z" w16du:dateUtc="2026-09-28T16:08:13Z">
        <w:r w:rsidR="20260928">
          <w:rPr>
            <w:rFonts w:ascii="Times New Roman" w:eastAsia="SimSun" w:hAnsi="SimSun"/>
            <w:sz w:val="24"/>
            <w:szCs w:val="24"/>
          </w:rPr>
          <w:t xml:space="preserve">、</w:t>
        </w:r>
      </w:ins>
      <w:r w:rsidR="20260928">
        <w:rPr>
          <w:rFonts w:ascii="Times New Roman" w:eastAsia="SimSun" w:hAnsi="SimSun"/>
          <w:sz w:val="24"/>
          <w:szCs w:val="24"/>
        </w:rPr>
        <w:t xml:space="preserve">无人机</w:t>
      </w:r>
      <w:del w:id="105" w:author="校正审阅" w:date="2026-09-28T16:08:13Z" w16du:dateUtc="2026-09-28T16:08:13Z">
        <w:r w:rsidDel="20260928">
          <w:rPr>
            <w:rFonts w:ascii="Times New Roman" w:eastAsia="SimSun" w:hAnsi="SimSun"/>
            <w:sz w:val="24"/>
            <w:szCs w:val="24"/>
          </w:rPr>
          <w:delText xml:space="preserve">视角的查询图像</w:delText>
        </w:r>
      </w:del>
      <w:r w:rsidR="20260928">
        <w:rPr>
          <w:rFonts w:ascii="Times New Roman" w:eastAsia="SimSun" w:hAnsi="SimSun"/>
          <w:sz w:val="24"/>
          <w:szCs w:val="24"/>
        </w:rPr>
        <w:t xml:space="preserve">与卫星</w:t>
      </w:r>
      <w:ins w:id="90" w:author="校正审阅" w:date="2026-09-28T16:08:13Z" w16du:dateUtc="2026-09-28T16:08:13Z">
        <w:r w:rsidR="20260928">
          <w:rPr>
            <w:rFonts w:ascii="Times New Roman" w:eastAsia="SimSun" w:hAnsi="SimSun"/>
            <w:sz w:val="24"/>
            <w:szCs w:val="24"/>
          </w:rPr>
          <w:t xml:space="preserve">等</w:t>
        </w:r>
      </w:ins>
      <w:r w:rsidR="20260928">
        <w:rPr>
          <w:rFonts w:ascii="Times New Roman" w:eastAsia="SimSun" w:hAnsi="SimSun"/>
          <w:sz w:val="24"/>
          <w:szCs w:val="24"/>
        </w:rPr>
        <w:t xml:space="preserve">视角</w:t>
      </w:r>
      <w:ins w:id="91" w:author="校正审阅" w:date="2026-09-28T16:08:13Z" w16du:dateUtc="2026-09-28T16:08:13Z">
        <w:r w:rsidR="20260928">
          <w:rPr>
            <w:rFonts w:ascii="Times New Roman" w:eastAsia="SimSun" w:hAnsi="SimSun"/>
            <w:sz w:val="24"/>
            <w:szCs w:val="24"/>
          </w:rPr>
          <w:t xml:space="preserve">间</w:t>
        </w:r>
      </w:ins>
      <w:r w:rsidR="20260928">
        <w:rPr>
          <w:rFonts w:ascii="Times New Roman" w:eastAsia="SimSun" w:hAnsi="SimSun"/>
          <w:sz w:val="24"/>
          <w:szCs w:val="24"/>
        </w:rPr>
        <w:t xml:space="preserve">的</w:t>
      </w:r>
      <w:del w:id="106" w:author="校正审阅" w:date="2026-09-28T16:08:13Z" w16du:dateUtc="2026-09-28T16:08:13Z">
        <w:r w:rsidDel="20260928">
          <w:rPr>
            <w:rFonts w:ascii="Times New Roman" w:eastAsia="SimSun" w:hAnsi="SimSun"/>
            <w:sz w:val="24"/>
            <w:szCs w:val="24"/>
          </w:rPr>
          <w:delText xml:space="preserve">参考图库进行特征</w:delText>
        </w:r>
      </w:del>
      <w:r w:rsidR="20260928">
        <w:rPr>
          <w:rFonts w:ascii="Times New Roman" w:eastAsia="SimSun" w:hAnsi="SimSun"/>
          <w:sz w:val="24"/>
          <w:szCs w:val="24"/>
        </w:rPr>
        <w:t xml:space="preserve">匹配，</w:t>
      </w:r>
      <w:del w:id="107" w:author="校正审阅" w:date="2026-09-28T16:08:13Z" w16du:dateUtc="2026-09-28T16:08:13Z">
        <w:r w:rsidDel="20260928">
          <w:rPr>
            <w:rFonts w:ascii="Times New Roman" w:eastAsia="SimSun" w:hAnsi="SimSun"/>
            <w:sz w:val="24"/>
            <w:szCs w:val="24"/>
          </w:rPr>
          <w:delText xml:space="preserve">代表性</w:delText>
        </w:r>
      </w:del>
      <w:ins w:id="92" w:author="校正审阅" w:date="2026-09-28T16:08:13Z" w16du:dateUtc="2026-09-28T16:08:13Z">
        <w:r w:rsidR="20260928">
          <w:rPr>
            <w:rFonts w:ascii="Times New Roman" w:eastAsia="SimSun" w:hAnsi="SimSun"/>
            <w:sz w:val="24"/>
            <w:szCs w:val="24"/>
          </w:rPr>
          <w:t xml:space="preserve">相关</w:t>
        </w:r>
      </w:ins>
      <w:r w:rsidR="20260928">
        <w:rPr>
          <w:rFonts w:ascii="Times New Roman" w:eastAsia="SimSun" w:hAnsi="SimSun"/>
          <w:sz w:val="24"/>
          <w:szCs w:val="24"/>
        </w:rPr>
        <w:t xml:space="preserve">基准包括</w:t>
      </w:r>
      <w:del w:id="108" w:author="校正审阅" w:date="2026-09-28T16:08:13Z" w16du:dateUtc="2026-09-28T16:08:13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CVUSA</w:t>
      </w:r>
      <w:r w:rsidR="20260928">
        <w:rPr>
          <w:rFonts w:ascii="Times New Roman" w:eastAsia="SimSun" w:hAnsi="SimSun"/>
          <w:sz w:val="24"/>
          <w:szCs w:val="24"/>
          <w:vertAlign w:val="superscript"/>
        </w:rPr>
        <w:t xml:space="preserve">[6]</w:t>
      </w:r>
      <w:r w:rsidR="20260928">
        <w:rPr>
          <w:rFonts w:ascii="Times New Roman" w:eastAsia="SimSun" w:hAnsi="SimSun"/>
          <w:sz w:val="24"/>
          <w:szCs w:val="24"/>
        </w:rPr>
        <w:t xml:space="preserve">、University-1652</w:t>
      </w:r>
      <w:r w:rsidR="20260928">
        <w:rPr>
          <w:rFonts w:ascii="Times New Roman" w:eastAsia="SimSun" w:hAnsi="SimSun"/>
          <w:sz w:val="24"/>
          <w:szCs w:val="24"/>
          <w:vertAlign w:val="superscript"/>
        </w:rPr>
        <w:t xml:space="preserve">[7]</w:t>
      </w:r>
      <w:r w:rsidR="20260928">
        <w:rPr>
          <w:rFonts w:ascii="Times New Roman" w:eastAsia="SimSun" w:hAnsi="SimSun"/>
          <w:sz w:val="24"/>
          <w:szCs w:val="24"/>
        </w:rPr>
        <w:t xml:space="preserve">、VIGOR</w:t>
      </w:r>
      <w:r w:rsidR="20260928">
        <w:rPr>
          <w:rFonts w:ascii="Times New Roman" w:eastAsia="SimSun" w:hAnsi="SimSun"/>
          <w:sz w:val="24"/>
          <w:szCs w:val="24"/>
          <w:vertAlign w:val="superscript"/>
        </w:rPr>
        <w:t xml:space="preserve">[8]</w:t>
      </w:r>
      <w:del w:id="109" w:author="校正审阅" w:date="2026-09-28T16:08:13Z" w16du:dateUtc="2026-09-28T16:08:13Z">
        <w:r w:rsidDel="20260928">
          <w:rPr>
            <w:rFonts w:ascii="Times New Roman" w:eastAsia="SimSun" w:hAnsi="SimSun"/>
            <w:sz w:val="24"/>
            <w:szCs w:val="24"/>
          </w:rPr>
          <w:delText xml:space="preserve">等</w:delText>
        </w:r>
      </w:del>
      <w:r w:rsidR="20260928">
        <w:rPr>
          <w:rFonts w:ascii="Times New Roman" w:eastAsia="SimSun" w:hAnsi="SimSun"/>
          <w:sz w:val="24"/>
          <w:szCs w:val="24"/>
        </w:rPr>
        <w:t xml:space="preserve">。</w:t>
      </w:r>
      <w:ins w:id="93" w:author="校正审阅" w:date="2026-09-28T16:08:13Z" w16du:dateUtc="2026-09-28T16:08:13Z">
        <w:r w:rsidR="20260928">
          <w:rPr>
            <w:rFonts w:ascii="Times New Roman" w:eastAsia="SimSun" w:hAnsi="SimSun"/>
            <w:sz w:val="24"/>
            <w:szCs w:val="24"/>
          </w:rPr>
          <w:t xml:space="preserve">与本课题相比，这些</w:t>
        </w:r>
      </w:ins>
      <w:r w:rsidR="20260928">
        <w:rPr>
          <w:rFonts w:ascii="Times New Roman" w:eastAsia="SimSun" w:hAnsi="SimSun"/>
          <w:sz w:val="24"/>
          <w:szCs w:val="24"/>
        </w:rPr>
        <w:t xml:space="preserve">被动</w:t>
      </w:r>
      <w:del w:id="110" w:author="校正审阅" w:date="2026-09-28T16:08:13Z" w16du:dateUtc="2026-09-28T16:08:13Z">
        <w:r w:rsidDel="20260928">
          <w:rPr>
            <w:rFonts w:ascii="Times New Roman" w:eastAsia="SimSun" w:hAnsi="SimSun"/>
            <w:sz w:val="24"/>
            <w:szCs w:val="24"/>
          </w:rPr>
          <w:delText xml:space="preserve">式方法的共同局限在于“一次预测、</w:delText>
        </w:r>
      </w:del>
      <w:ins w:id="94" w:author="校正审阅" w:date="2026-09-28T16:08:13Z" w16du:dateUtc="2026-09-28T16:08:13Z">
        <w:r w:rsidR="20260928">
          <w:rPr>
            <w:rFonts w:ascii="Times New Roman" w:eastAsia="SimSun" w:hAnsi="SimSun"/>
            <w:sz w:val="24"/>
            <w:szCs w:val="24"/>
          </w:rPr>
          <w:t xml:space="preserve">检索设置通常</w:t>
        </w:r>
      </w:ins>
      <w:r w:rsidR="20260928">
        <w:rPr>
          <w:rFonts w:ascii="Times New Roman" w:eastAsia="SimSun" w:hAnsi="SimSun"/>
          <w:sz w:val="24"/>
          <w:szCs w:val="24"/>
        </w:rPr>
        <w:t xml:space="preserve">不</w:t>
      </w:r>
      <w:del w:id="111" w:author="校正审阅" w:date="2026-09-28T16:08:13Z" w16du:dateUtc="2026-09-28T16:08:13Z">
        <w:r w:rsidDel="20260928">
          <w:rPr>
            <w:rFonts w:ascii="Times New Roman" w:eastAsia="SimSun" w:hAnsi="SimSun"/>
            <w:sz w:val="24"/>
            <w:szCs w:val="24"/>
          </w:rPr>
          <w:delText xml:space="preserve">可修正”，且无法利用智能体的机动能力主</w:delText>
        </w:r>
      </w:del>
      <w:ins w:id="95" w:author="校正审阅" w:date="2026-09-28T16:08:13Z" w16du:dateUtc="2026-09-28T16:08:13Z">
        <w:r w:rsidR="20260928">
          <w:rPr>
            <w:rFonts w:ascii="Times New Roman" w:eastAsia="SimSun" w:hAnsi="SimSun"/>
            <w:sz w:val="24"/>
            <w:szCs w:val="24"/>
          </w:rPr>
          <w:t xml:space="preserve">包含逐步移</w:t>
        </w:r>
      </w:ins>
      <w:r w:rsidR="20260928">
        <w:rPr>
          <w:rFonts w:ascii="Times New Roman" w:eastAsia="SimSun" w:hAnsi="SimSun"/>
          <w:sz w:val="24"/>
          <w:szCs w:val="24"/>
        </w:rPr>
        <w:t xml:space="preserve">动获取</w:t>
      </w:r>
      <w:del w:id="112" w:author="校正审阅" w:date="2026-09-28T16:08:13Z" w16du:dateUtc="2026-09-28T16:08:13Z">
        <w:r w:rsidDel="20260928">
          <w:rPr>
            <w:rFonts w:ascii="Times New Roman" w:eastAsia="SimSun" w:hAnsi="SimSun"/>
            <w:sz w:val="24"/>
            <w:szCs w:val="24"/>
          </w:rPr>
          <w:delText xml:space="preserve">信息</w:delText>
        </w:r>
      </w:del>
      <w:ins w:id="96" w:author="校正审阅" w:date="2026-09-28T16:08:13Z" w16du:dateUtc="2026-09-28T16:08:13Z">
        <w:r w:rsidR="20260928">
          <w:rPr>
            <w:rFonts w:ascii="Times New Roman" w:eastAsia="SimSun" w:hAnsi="SimSun"/>
            <w:sz w:val="24"/>
            <w:szCs w:val="24"/>
          </w:rPr>
          <w:t xml:space="preserve">局部观测的交互过程，不能未经协议转换就与AGL方法比较</w:t>
        </w:r>
      </w:ins>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（二）主动地理定位</w:t>
      </w:r>
    </w:p>
    <w:p w:rsidR="20260928" w:rsidRDefault="20260928" w:rsidP="20260928" w14:paraId="3AE2AE71" w14:textId="06F72DFF">
      <w:pPr>
        <w:spacing w:line="360" w:lineRule="auto"/>
        <w:ind w:firstLine="480"/>
        <w:jc w:val="both"/>
      </w:pPr>
      <w:del w:id="128" w:author="校正审阅" w:date="2026-09-28T16:08:14Z" w16du:dateUtc="2026-09-28T16:08:14Z">
        <w:r w:rsidDel="20260928">
          <w:rPr>
            <w:rFonts w:ascii="Times New Roman" w:eastAsia="SimSun" w:hAnsi="SimSun"/>
            <w:sz w:val="24"/>
            <w:szCs w:val="24"/>
          </w:rPr>
          <w:delText xml:space="preserve">主动地理定位自 2024 年起快速发展，</w:delText>
        </w:r>
      </w:del>
      <w:r w:rsidR="20260928">
        <w:rPr>
          <w:rFonts w:ascii="Times New Roman" w:eastAsia="SimSun" w:hAnsi="SimSun"/>
          <w:sz w:val="24"/>
          <w:szCs w:val="24"/>
        </w:rPr>
        <w:t xml:space="preserve">代表性工作</w:t>
      </w:r>
      <w:del w:id="129" w:author="校正审阅" w:date="2026-09-28T16:08:14Z" w16du:dateUtc="2026-09-28T16:08:14Z">
        <w:r w:rsidDel="20260928">
          <w:rPr>
            <w:rFonts w:ascii="Times New Roman" w:eastAsia="SimSun" w:hAnsi="SimSun"/>
            <w:sz w:val="24"/>
            <w:szCs w:val="24"/>
          </w:rPr>
          <w:delText xml:space="preserve">对比</w:delText>
        </w:r>
      </w:del>
      <w:r w:rsidR="20260928">
        <w:rPr>
          <w:rFonts w:ascii="Times New Roman" w:eastAsia="SimSun" w:hAnsi="SimSun"/>
          <w:sz w:val="24"/>
          <w:szCs w:val="24"/>
        </w:rPr>
        <w:t xml:space="preserve">见表</w:t>
      </w:r>
      <w:del w:id="130"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1。GOMAA-Geo</w:t>
      </w:r>
      <w:r w:rsidR="20260928">
        <w:rPr>
          <w:rFonts w:ascii="Times New Roman" w:eastAsia="SimSun" w:hAnsi="SimSun"/>
          <w:sz w:val="24"/>
          <w:szCs w:val="24"/>
          <w:vertAlign w:val="superscript"/>
        </w:rPr>
        <w:t xml:space="preserve">[1]</w:t>
      </w:r>
      <w:del w:id="131" w:author="校正审阅" w:date="2026-09-28T16:08:14Z" w16du:dateUtc="2026-09-28T16:08:14Z">
        <w:r w:rsidDel="20260928">
          <w:rPr>
            <w:rFonts w:ascii="Times New Roman" w:eastAsia="SimSun" w:hAnsi="SimSun"/>
            <w:sz w:val="24"/>
            <w:szCs w:val="24"/>
          </w:rPr>
          <w:delText xml:space="preserve">提出</w:delText>
        </w:r>
      </w:del>
      <w:ins w:id="113" w:author="校正审阅" w:date="2026-09-28T16:08:14Z" w16du:dateUtc="2026-09-28T16:08:14Z">
        <w:r w:rsidR="20260928">
          <w:rPr>
            <w:rFonts w:ascii="Times New Roman" w:eastAsia="SimSun" w:hAnsi="SimSun"/>
            <w:sz w:val="24"/>
            <w:szCs w:val="24"/>
          </w:rPr>
          <w:t xml:space="preserve">由跨模态表征、</w:t>
        </w:r>
      </w:ins>
      <w:r w:rsidR="20260928">
        <w:rPr>
          <w:rFonts w:ascii="Times New Roman" w:eastAsia="SimSun" w:hAnsi="SimSun"/>
          <w:sz w:val="24"/>
          <w:szCs w:val="24"/>
        </w:rPr>
        <w:t xml:space="preserve">目标</w:t>
      </w:r>
      <w:del w:id="132" w:author="校正审阅" w:date="2026-09-28T16:08:14Z" w16du:dateUtc="2026-09-28T16:08:14Z">
        <w:r w:rsidDel="20260928">
          <w:rPr>
            <w:rFonts w:ascii="Times New Roman" w:eastAsia="SimSun" w:hAnsi="SimSun"/>
            <w:sz w:val="24"/>
            <w:szCs w:val="24"/>
          </w:rPr>
          <w:delText xml:space="preserve">模态无关的多智能体框架</w:delText>
        </w:r>
      </w:del>
      <w:ins w:id="114" w:author="校正审阅" w:date="2026-09-28T16:08:14Z" w16du:dateUtc="2026-09-28T16:08:14Z">
        <w:r w:rsidR="20260928">
          <w:rPr>
            <w:rFonts w:ascii="Times New Roman" w:eastAsia="SimSun" w:hAnsi="SimSun"/>
            <w:sz w:val="24"/>
            <w:szCs w:val="24"/>
          </w:rPr>
          <w:t xml:space="preserve">感知监督预训练（GASP）与PPO</w:t>
        </w:r>
        <w:r w:rsidR="20260928">
          <w:rPr>
            <w:rFonts w:ascii="Times New Roman" w:eastAsia="SimSun" w:hAnsi="SimSun"/>
            <w:sz w:val="24"/>
            <w:szCs w:val="24"/>
            <w:vertAlign w:val="superscript"/>
          </w:rPr>
          <w:t xml:space="preserve">[13]</w:t>
        </w:r>
        <w:r w:rsidR="20260928">
          <w:rPr>
            <w:rFonts w:ascii="Times New Roman" w:eastAsia="SimSun" w:hAnsi="SimSun"/>
            <w:sz w:val="24"/>
            <w:szCs w:val="24"/>
          </w:rPr>
          <w:t xml:space="preserve">策略学习组成</w:t>
        </w:r>
      </w:ins>
      <w:r w:rsidR="20260928">
        <w:rPr>
          <w:rFonts w:ascii="Times New Roman" w:eastAsia="SimSun" w:hAnsi="SimSun"/>
          <w:sz w:val="24"/>
          <w:szCs w:val="24"/>
        </w:rPr>
        <w:t xml:space="preserve">，</w:t>
      </w:r>
      <w:del w:id="133" w:author="校正审阅" w:date="2026-09-28T16:08:14Z" w16du:dateUtc="2026-09-28T16:08:14Z">
        <w:r w:rsidDel="20260928">
          <w:rPr>
            <w:rFonts w:ascii="Times New Roman" w:eastAsia="SimSun" w:hAnsi="SimSun"/>
            <w:sz w:val="24"/>
            <w:szCs w:val="24"/>
          </w:rPr>
          <w:delText xml:space="preserve">通过搜索、对话、停止等协议组织</w:delText>
        </w:r>
      </w:del>
      <w:ins w:id="115" w:author="校正审阅" w:date="2026-09-28T16:08:14Z" w16du:dateUtc="2026-09-28T16:08:14Z">
        <w:r w:rsidR="20260928">
          <w:rPr>
            <w:rFonts w:ascii="Times New Roman" w:eastAsia="SimSun" w:hAnsi="SimSun"/>
            <w:sz w:val="24"/>
            <w:szCs w:val="24"/>
          </w:rPr>
          <w:t xml:space="preserve">不是</w:t>
        </w:r>
      </w:ins>
      <w:r w:rsidR="20260928">
        <w:rPr>
          <w:rFonts w:ascii="Times New Roman" w:eastAsia="SimSun" w:hAnsi="SimSun"/>
          <w:sz w:val="24"/>
          <w:szCs w:val="24"/>
        </w:rPr>
        <w:t xml:space="preserve">多个</w:t>
      </w:r>
      <w:del w:id="134"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VLM</w:t>
      </w:r>
      <w:del w:id="135" w:author="校正审阅" w:date="2026-09-28T16:08:14Z" w16du:dateUtc="2026-09-28T16:08:14Z">
        <w:r w:rsidDel="20260928">
          <w:rPr>
            <w:rFonts w:ascii="Times New Roman" w:eastAsia="SimSun" w:hAnsi="SimSun"/>
            <w:sz w:val="24"/>
            <w:szCs w:val="24"/>
          </w:rPr>
          <w:delText xml:space="preserve"> 智能体</w:delText>
        </w:r>
      </w:del>
      <w:r w:rsidR="20260928">
        <w:rPr>
          <w:rFonts w:ascii="Times New Roman" w:eastAsia="SimSun" w:hAnsi="SimSun"/>
          <w:sz w:val="24"/>
          <w:szCs w:val="24"/>
        </w:rPr>
        <w:t xml:space="preserve">协</w:t>
      </w:r>
      <w:del w:id="136" w:author="校正审阅" w:date="2026-09-28T16:08:14Z" w16du:dateUtc="2026-09-28T16:08:14Z">
        <w:r w:rsidDel="20260928">
          <w:rPr>
            <w:rFonts w:ascii="Times New Roman" w:eastAsia="SimSun" w:hAnsi="SimSun"/>
            <w:sz w:val="24"/>
            <w:szCs w:val="24"/>
          </w:rPr>
          <w:delText xml:space="preserve">作，以</w:delText>
        </w:r>
      </w:del>
      <w:ins w:id="116" w:author="校正审阅" w:date="2026-09-28T16:08:14Z" w16du:dateUtc="2026-09-28T16:08:14Z">
        <w:r w:rsidR="20260928">
          <w:rPr>
            <w:rFonts w:ascii="Times New Roman" w:eastAsia="SimSun" w:hAnsi="SimSun"/>
            <w:sz w:val="24"/>
            <w:szCs w:val="24"/>
          </w:rPr>
          <w:t xml:space="preserve">商的</w:t>
        </w:r>
      </w:ins>
      <w:r w:rsidR="20260928">
        <w:rPr>
          <w:rFonts w:ascii="Times New Roman" w:eastAsia="SimSun" w:hAnsi="SimSun"/>
          <w:sz w:val="24"/>
          <w:szCs w:val="24"/>
        </w:rPr>
        <w:t xml:space="preserve">零</w:t>
      </w:r>
      <w:del w:id="137" w:author="校正审阅" w:date="2026-09-28T16:08:14Z" w16du:dateUtc="2026-09-28T16:08:14Z">
        <w:r w:rsidDel="20260928">
          <w:rPr>
            <w:rFonts w:ascii="Times New Roman" w:eastAsia="SimSun" w:hAnsi="SimSun"/>
            <w:sz w:val="24"/>
            <w:szCs w:val="24"/>
          </w:rPr>
          <w:delText xml:space="preserve">样本方式完成主动定位；</w:delText>
        </w:r>
      </w:del>
      <w:ins w:id="117" w:author="校正审阅" w:date="2026-09-28T16:08:14Z" w16du:dateUtc="2026-09-28T16:08:14Z">
        <w:r w:rsidR="20260928">
          <w:rPr>
            <w:rFonts w:ascii="Times New Roman" w:eastAsia="SimSun" w:hAnsi="SimSun"/>
            <w:sz w:val="24"/>
            <w:szCs w:val="24"/>
          </w:rPr>
          <w:t xml:space="preserve">训练架构。</w:t>
        </w:r>
      </w:ins>
      <w:r w:rsidR="20260928">
        <w:rPr>
          <w:rFonts w:ascii="Times New Roman" w:eastAsia="SimSun" w:hAnsi="SimSun"/>
          <w:sz w:val="24"/>
          <w:szCs w:val="24"/>
        </w:rPr>
        <w:t xml:space="preserve">GeoExplorer</w:t>
      </w:r>
      <w:r w:rsidR="20260928">
        <w:rPr>
          <w:rFonts w:ascii="Times New Roman" w:eastAsia="SimSun" w:hAnsi="SimSun"/>
          <w:sz w:val="24"/>
          <w:szCs w:val="24"/>
          <w:vertAlign w:val="superscript"/>
        </w:rPr>
        <w:t xml:space="preserve">[2]</w:t>
      </w:r>
      <w:del w:id="138" w:author="校正审阅" w:date="2026-09-28T16:08:14Z" w16du:dateUtc="2026-09-28T16:08:14Z">
        <w:r w:rsidDel="20260928">
          <w:rPr>
            <w:rFonts w:ascii="Times New Roman" w:eastAsia="SimSun" w:hAnsi="SimSun"/>
            <w:sz w:val="24"/>
            <w:szCs w:val="24"/>
          </w:rPr>
          <w:delText xml:space="preserve">引入</w:delText>
        </w:r>
      </w:del>
      <w:ins w:id="118" w:author="校正审阅" w:date="2026-09-28T16:08:14Z" w16du:dateUtc="2026-09-28T16:08:14Z">
        <w:r w:rsidR="20260928">
          <w:rPr>
            <w:rFonts w:ascii="Times New Roman" w:eastAsia="SimSun" w:hAnsi="SimSun"/>
            <w:sz w:val="24"/>
            <w:szCs w:val="24"/>
          </w:rPr>
          <w:t xml:space="preserve">通过有监督的动作—状态联合预测建模环境，再以外部距离奖励与预测误差</w:t>
        </w:r>
      </w:ins>
      <w:r w:rsidR="20260928">
        <w:rPr>
          <w:rFonts w:ascii="Times New Roman" w:eastAsia="SimSun" w:hAnsi="SimSun"/>
          <w:sz w:val="24"/>
          <w:szCs w:val="24"/>
        </w:rPr>
        <w:t xml:space="preserve">好奇心</w:t>
      </w:r>
      <w:del w:id="139" w:author="校正审阅" w:date="2026-09-28T16:08:14Z" w16du:dateUtc="2026-09-28T16:08:14Z">
        <w:r w:rsidDel="20260928">
          <w:rPr>
            <w:rFonts w:ascii="Times New Roman" w:eastAsia="SimSun" w:hAnsi="SimSun"/>
            <w:sz w:val="24"/>
            <w:szCs w:val="24"/>
          </w:rPr>
          <w:delText xml:space="preserve">驱动的探索机制与</w:delText>
        </w:r>
      </w:del>
      <w:ins w:id="119" w:author="校正审阅" w:date="2026-09-28T16:08:14Z" w16du:dateUtc="2026-09-28T16:08:14Z">
        <w:r w:rsidR="20260928">
          <w:rPr>
            <w:rFonts w:ascii="Times New Roman" w:eastAsia="SimSun" w:hAnsi="SimSun"/>
            <w:sz w:val="24"/>
            <w:szCs w:val="24"/>
          </w:rPr>
          <w:t xml:space="preserve">奖励训练PPO策略，不能将跨episode</w:t>
        </w:r>
      </w:ins>
      <w:r w:rsidR="20260928">
        <w:rPr>
          <w:rFonts w:ascii="Times New Roman" w:eastAsia="SimSun" w:hAnsi="SimSun"/>
          <w:sz w:val="24"/>
          <w:szCs w:val="24"/>
        </w:rPr>
        <w:t xml:space="preserve">经验记忆</w:t>
      </w:r>
      <w:del w:id="140" w:author="校正审阅" w:date="2026-09-28T16:08:14Z" w16du:dateUtc="2026-09-28T16:08:14Z">
        <w:r w:rsidDel="20260928">
          <w:rPr>
            <w:rFonts w:ascii="Times New Roman" w:eastAsia="SimSun" w:hAnsi="SimSun"/>
            <w:sz w:val="24"/>
            <w:szCs w:val="24"/>
          </w:rPr>
          <w:delText xml:space="preserve">，以逐跳（hop-by-hop）方式逐步逼近目标，但</w:delText>
        </w:r>
      </w:del>
      <w:ins w:id="120" w:author="校正审阅" w:date="2026-09-28T16:08:14Z" w16du:dateUtc="2026-09-28T16:08:14Z">
        <w:r w:rsidR="20260928">
          <w:rPr>
            <w:rFonts w:ascii="Times New Roman" w:eastAsia="SimSun" w:hAnsi="SimSun"/>
            <w:sz w:val="24"/>
            <w:szCs w:val="24"/>
          </w:rPr>
          <w:t xml:space="preserve">归为</w:t>
        </w:r>
      </w:ins>
      <w:r w:rsidR="20260928">
        <w:rPr>
          <w:rFonts w:ascii="Times New Roman" w:eastAsia="SimSun" w:hAnsi="SimSun"/>
          <w:sz w:val="24"/>
          <w:szCs w:val="24"/>
        </w:rPr>
        <w:t xml:space="preserve">其</w:t>
      </w:r>
      <w:del w:id="141" w:author="校正审阅" w:date="2026-09-28T16:08:14Z" w16du:dateUtc="2026-09-28T16:08:14Z">
        <w:r w:rsidDel="20260928">
          <w:rPr>
            <w:rFonts w:ascii="Times New Roman" w:eastAsia="SimSun" w:hAnsi="SimSun"/>
            <w:sz w:val="24"/>
            <w:szCs w:val="24"/>
          </w:rPr>
          <w:delText xml:space="preserve">好奇</w:delText>
        </w:r>
      </w:del>
      <w:ins w:id="121" w:author="校正审阅" w:date="2026-09-28T16:08:14Z" w16du:dateUtc="2026-09-28T16:08:14Z">
        <w:r w:rsidR="20260928">
          <w:rPr>
            <w:rFonts w:ascii="Times New Roman" w:eastAsia="SimSun" w:hAnsi="SimSun"/>
            <w:sz w:val="24"/>
            <w:szCs w:val="24"/>
          </w:rPr>
          <w:t xml:space="preserve">核</w:t>
        </w:r>
      </w:ins>
      <w:r w:rsidR="20260928">
        <w:rPr>
          <w:rFonts w:ascii="Times New Roman" w:eastAsia="SimSun" w:hAnsi="SimSun"/>
          <w:sz w:val="24"/>
          <w:szCs w:val="24"/>
        </w:rPr>
        <w:t xml:space="preserve">心</w:t>
      </w:r>
      <w:del w:id="142" w:author="校正审阅" w:date="2026-09-28T16:08:14Z" w16du:dateUtc="2026-09-28T16:08:14Z">
        <w:r w:rsidDel="20260928">
          <w:rPr>
            <w:rFonts w:ascii="Times New Roman" w:eastAsia="SimSun" w:hAnsi="SimSun"/>
            <w:sz w:val="24"/>
            <w:szCs w:val="24"/>
          </w:rPr>
          <w:delText xml:space="preserve">权重固定，智能体接近目标后仍易被新奇画面吸引而绕路漂移；</w:delText>
        </w:r>
      </w:del>
      <w:ins w:id="122" w:author="校正审阅" w:date="2026-09-28T16:08:14Z" w16du:dateUtc="2026-09-28T16:08:14Z">
        <w:r w:rsidR="20260928">
          <w:rPr>
            <w:rFonts w:ascii="Times New Roman" w:eastAsia="SimSun" w:hAnsi="SimSun"/>
            <w:sz w:val="24"/>
            <w:szCs w:val="24"/>
          </w:rPr>
          <w:t xml:space="preserve">机制。</w:t>
        </w:r>
      </w:ins>
      <w:r w:rsidR="20260928">
        <w:rPr>
          <w:rFonts w:ascii="Times New Roman" w:eastAsia="SimSun" w:hAnsi="SimSun"/>
          <w:sz w:val="24"/>
          <w:szCs w:val="24"/>
        </w:rPr>
        <w:t xml:space="preserve">DynCur-Geo</w:t>
      </w:r>
      <w:r w:rsidR="20260928">
        <w:rPr>
          <w:rFonts w:ascii="Times New Roman" w:eastAsia="SimSun" w:hAnsi="SimSun"/>
          <w:sz w:val="24"/>
          <w:szCs w:val="24"/>
          <w:vertAlign w:val="superscript"/>
        </w:rPr>
        <w:t xml:space="preserve">[3]</w:t>
      </w:r>
      <w:del w:id="143" w:author="校正审阅" w:date="2026-09-28T16:08:14Z" w16du:dateUtc="2026-09-28T16:08:14Z">
        <w:r w:rsidDel="20260928">
          <w:rPr>
            <w:rFonts w:ascii="Times New Roman" w:eastAsia="SimSun" w:hAnsi="SimSun"/>
            <w:sz w:val="24"/>
            <w:szCs w:val="24"/>
          </w:rPr>
          <w:delText xml:space="preserve">采用强化学习（PPO</w:delText>
        </w:r>
        <w:r w:rsidDel="20260928">
          <w:rPr>
            <w:rFonts w:ascii="Times New Roman" w:eastAsia="SimSun" w:hAnsi="SimSun"/>
            <w:sz w:val="24"/>
            <w:szCs w:val="24"/>
            <w:vertAlign w:val="superscript"/>
          </w:rPr>
          <w:delText xml:space="preserve">[13]</w:delText>
        </w:r>
        <w:r w:rsidDel="20260928">
          <w:rPr>
            <w:rFonts w:ascii="Times New Roman" w:eastAsia="SimSun" w:hAnsi="SimSun"/>
            <w:sz w:val="24"/>
            <w:szCs w:val="24"/>
          </w:rPr>
          <w:delText xml:space="preserve">）训练策略网络，通过</w:delText>
        </w:r>
      </w:del>
      <w:ins w:id="123" w:author="校正审阅" w:date="2026-09-28T16:08:14Z" w16du:dateUtc="2026-09-28T16:08:14Z">
        <w:r w:rsidR="20260928">
          <w:rPr>
            <w:rFonts w:ascii="Times New Roman" w:eastAsia="SimSun" w:hAnsi="SimSun"/>
            <w:sz w:val="24"/>
            <w:szCs w:val="24"/>
          </w:rPr>
          <w:t xml:space="preserve">在本地论文中提出</w:t>
        </w:r>
      </w:ins>
      <w:r w:rsidR="20260928">
        <w:rPr>
          <w:rFonts w:ascii="Times New Roman" w:eastAsia="SimSun" w:hAnsi="SimSun"/>
          <w:sz w:val="24"/>
          <w:szCs w:val="24"/>
        </w:rPr>
        <w:t xml:space="preserve">距离门控</w:t>
      </w:r>
      <w:del w:id="144" w:author="校正审阅" w:date="2026-09-28T16:08:14Z" w16du:dateUtc="2026-09-28T16:08:14Z">
        <w:r w:rsidDel="20260928">
          <w:rPr>
            <w:rFonts w:ascii="Times New Roman" w:eastAsia="SimSun" w:hAnsi="SimSun"/>
            <w:sz w:val="24"/>
            <w:szCs w:val="24"/>
          </w:rPr>
          <w:delText xml:space="preserve">的动态</w:delText>
        </w:r>
      </w:del>
      <w:r w:rsidR="20260928">
        <w:rPr>
          <w:rFonts w:ascii="Times New Roman" w:eastAsia="SimSun" w:hAnsi="SimSun"/>
          <w:sz w:val="24"/>
          <w:szCs w:val="24"/>
        </w:rPr>
        <w:t xml:space="preserve">好奇心与势函数奖励塑形</w:t>
      </w:r>
      <w:ins w:id="124" w:author="校正审阅" w:date="2026-09-28T16:08:14Z" w16du:dateUtc="2026-09-28T16:08:14Z">
        <w:r w:rsidR="20260928">
          <w:rPr>
            <w:rFonts w:ascii="Times New Roman" w:eastAsia="SimSun" w:hAnsi="SimSun"/>
            <w:sz w:val="24"/>
            <w:szCs w:val="24"/>
          </w:rPr>
          <w:t xml:space="preserve">；距离用于训练奖励而非推理输入</w:t>
        </w:r>
      </w:ins>
      <w:r w:rsidR="20260928">
        <w:rPr>
          <w:rFonts w:ascii="Times New Roman" w:eastAsia="SimSun" w:hAnsi="SimSun"/>
          <w:sz w:val="24"/>
          <w:szCs w:val="24"/>
        </w:rPr>
        <w:t xml:space="preserve">，</w:t>
      </w:r>
      <w:del w:id="145" w:author="校正审阅" w:date="2026-09-28T16:08:14Z" w16du:dateUtc="2026-09-28T16:08:14Z">
        <w:r w:rsidDel="20260928">
          <w:rPr>
            <w:rFonts w:ascii="Times New Roman" w:eastAsia="SimSun" w:hAnsi="SimSun"/>
            <w:sz w:val="24"/>
            <w:szCs w:val="24"/>
          </w:rPr>
          <w:delText xml:space="preserve">在多模态、跨场景与大尺度测试中</w:delText>
        </w:r>
      </w:del>
      <w:ins w:id="125" w:author="校正审阅" w:date="2026-09-28T16:08:14Z" w16du:dateUtc="2026-09-28T16:08:14Z">
        <w:r w:rsidR="20260928">
          <w:rPr>
            <w:rFonts w:ascii="Times New Roman" w:eastAsia="SimSun" w:hAnsi="SimSun"/>
            <w:sz w:val="24"/>
            <w:szCs w:val="24"/>
          </w:rPr>
          <w:t xml:space="preserve">其提升属于论文特定设置，不能概括为所有条件下</w:t>
        </w:r>
      </w:ins>
      <w:r w:rsidR="20260928">
        <w:rPr>
          <w:rFonts w:ascii="Times New Roman" w:eastAsia="SimSun" w:hAnsi="SimSun"/>
          <w:sz w:val="24"/>
          <w:szCs w:val="24"/>
        </w:rPr>
        <w:t xml:space="preserve">全面</w:t>
      </w:r>
      <w:del w:id="146" w:author="校正审阅" w:date="2026-09-28T16:08:14Z" w16du:dateUtc="2026-09-28T16:08:14Z">
        <w:r w:rsidDel="20260928">
          <w:rPr>
            <w:rFonts w:ascii="Times New Roman" w:eastAsia="SimSun" w:hAnsi="SimSun"/>
            <w:sz w:val="24"/>
            <w:szCs w:val="24"/>
          </w:rPr>
          <w:delText xml:space="preserve">超越</w:delText>
        </w:r>
      </w:del>
      <w:ins w:id="126" w:author="校正审阅" w:date="2026-09-28T16:08:14Z" w16du:dateUtc="2026-09-28T16:08:14Z">
        <w:r w:rsidR="20260928">
          <w:rPr>
            <w:rFonts w:ascii="Times New Roman" w:eastAsia="SimSun" w:hAnsi="SimSun"/>
            <w:sz w:val="24"/>
            <w:szCs w:val="24"/>
          </w:rPr>
          <w:t xml:space="preserve">优于</w:t>
        </w:r>
      </w:ins>
      <w:r w:rsidR="20260928">
        <w:rPr>
          <w:rFonts w:ascii="Times New Roman" w:eastAsia="SimSun" w:hAnsi="SimSun"/>
          <w:sz w:val="24"/>
          <w:szCs w:val="24"/>
        </w:rPr>
        <w:t xml:space="preserve">前</w:t>
      </w:r>
      <w:del w:id="147" w:author="校正审阅" w:date="2026-09-28T16:08:14Z" w16du:dateUtc="2026-09-28T16:08:14Z">
        <w:r w:rsidDel="20260928">
          <w:rPr>
            <w:rFonts w:ascii="Times New Roman" w:eastAsia="SimSun" w:hAnsi="SimSun"/>
            <w:sz w:val="24"/>
            <w:szCs w:val="24"/>
          </w:rPr>
          <w:delText xml:space="preserve">两者，但其奖励设计依赖任务真值，泛化能力受训练分布限制</w:delText>
        </w:r>
      </w:del>
      <w:ins w:id="127" w:author="校正审阅" w:date="2026-09-28T16:08:14Z" w16du:dateUtc="2026-09-28T16:08:14Z">
        <w:r w:rsidR="20260928">
          <w:rPr>
            <w:rFonts w:ascii="Times New Roman" w:eastAsia="SimSun" w:hAnsi="SimSun"/>
            <w:sz w:val="24"/>
            <w:szCs w:val="24"/>
          </w:rPr>
          <w:t xml:space="preserve">作</w:t>
        </w:r>
      </w:ins>
      <w:r w:rsidR="20260928">
        <w:rPr>
          <w:rFonts w:ascii="Times New Roman" w:eastAsia="SimSun" w:hAnsi="SimSun"/>
          <w:sz w:val="24"/>
          <w:szCs w:val="24"/>
        </w:rPr>
        <w:t xml:space="preserve">。</w:t>
      </w:r>
    </w:p>
    <w:p>
      <w:pPr>
        <w:keepNext/>
        <w:spacing w:after="100" w:before="200" w:line="300" w:lineRule="auto"/>
        <w:jc w:val="center"/>
      </w:pPr>
      <w:r>
        <w:rPr>
          <w:rFonts w:ascii="Times New Roman" w:eastAsia="SimHei" w:hAnsi="SimHei"/>
          <w:b/>
          <w:bCs/>
          <w:sz w:val="21"/>
          <w:szCs w:val="21"/>
        </w:rPr>
        <w:t xml:space="preserve">表 1  主动地理定位代表性工作对比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850"/>
        <w:gridCol w:w="2250"/>
        <w:gridCol w:w="1806"/>
      </w:tblGrid>
      <w:tr>
        <w:trPr>
          <w:cantSplit/>
          <w:tblHeader/>
        </w:trPr>
        <w:tc>
          <w:tcPr>
            <w:tcW w:type="dxa" w:w="14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方法</w:t>
            </w:r>
          </w:p>
        </w:tc>
        <w:tc>
          <w:tcPr>
            <w:tcW w:type="dxa" w:w="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发表</w:t>
            </w:r>
          </w:p>
        </w:tc>
        <w:tc>
          <w:tcPr>
            <w:tcW w:type="dxa" w:w="18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技术路线</w:t>
            </w:r>
          </w:p>
        </w:tc>
        <w:tc>
          <w:tcPr>
            <w:tcW w:type="dxa" w:w="2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核心机制</w:t>
            </w:r>
          </w:p>
        </w:tc>
        <w:tc>
          <w:tcPr>
            <w:tcW w:type="dxa" w:w="18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主要局限</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GOMAA-Geo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NeurIPS 2024</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18C1581" w14:textId="4BC2E3E3">
            <w:pPr>
              <w:spacing w:line="280" w:lineRule="auto"/>
              <w:jc w:val="left"/>
            </w:pPr>
            <w:del w:id="149" w:author="校正审阅" w:date="2026-09-28T16:08:14Z" w16du:dateUtc="2026-09-28T16:08:14Z">
              <w:r w:rsidDel="20260928">
                <w:rPr>
                  <w:rFonts w:ascii="Times New Roman" w:eastAsia="SimSun" w:hAnsi="SimSun"/>
                  <w:b w:val="false"/>
                  <w:bCs w:val="false"/>
                  <w:sz w:val="20"/>
                  <w:szCs w:val="20"/>
                </w:rPr>
                <w:delText xml:space="preserve">零样本多智能体（VLM）</w:delText>
              </w:r>
            </w:del>
            <w:ins w:id="148" w:author="校正审阅" w:date="2026-09-28T16:08:14Z" w16du:dateUtc="2026-09-28T16:08:14Z">
              <w:r w:rsidR="20260928">
                <w:rPr>
                  <w:rFonts w:ascii="Times New Roman" w:eastAsia="SimSun" w:hAnsi="SimSun"/>
                  <w:b w:val="false"/>
                  <w:bCs w:val="false"/>
                  <w:sz w:val="20"/>
                  <w:szCs w:val="20"/>
                </w:rPr>
                <w:t xml:space="preserve">监督预训练 + PPO单策略</w:t>
              </w:r>
            </w:ins>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32D0D383" w14:textId="656BD1E6">
            <w:pPr>
              <w:spacing w:line="280" w:lineRule="auto"/>
              <w:jc w:val="left"/>
            </w:pPr>
            <w:del w:id="151" w:author="校正审阅" w:date="2026-09-28T16:08:14Z" w16du:dateUtc="2026-09-28T16:08:14Z">
              <w:r w:rsidDel="20260928">
                <w:rPr>
                  <w:rFonts w:ascii="Times New Roman" w:eastAsia="SimSun" w:hAnsi="SimSun"/>
                  <w:b w:val="false"/>
                  <w:bCs w:val="false"/>
                  <w:sz w:val="20"/>
                  <w:szCs w:val="20"/>
                </w:rPr>
                <w:delText xml:space="preserve">搜索/对话/停止协议，目标</w:delText>
              </w:r>
            </w:del>
            <w:r w:rsidR="20260928">
              <w:rPr>
                <w:rFonts w:ascii="Times New Roman" w:eastAsia="SimSun" w:hAnsi="SimSun"/>
                <w:b w:val="false"/>
                <w:bCs w:val="false"/>
                <w:sz w:val="20"/>
                <w:szCs w:val="20"/>
              </w:rPr>
              <w:t xml:space="preserve">模态</w:t>
            </w:r>
            <w:del w:id="152" w:author="校正审阅" w:date="2026-09-28T16:08:14Z" w16du:dateUtc="2026-09-28T16:08:14Z">
              <w:r w:rsidDel="20260928">
                <w:rPr>
                  <w:rFonts w:ascii="Times New Roman" w:eastAsia="SimSun" w:hAnsi="SimSun"/>
                  <w:b w:val="false"/>
                  <w:bCs w:val="false"/>
                  <w:sz w:val="20"/>
                  <w:szCs w:val="20"/>
                </w:rPr>
                <w:delText xml:space="preserve">无关</w:delText>
              </w:r>
            </w:del>
            <w:ins w:id="150" w:author="校正审阅" w:date="2026-09-28T16:08:14Z" w16du:dateUtc="2026-09-28T16:08:14Z">
              <w:r w:rsidR="20260928">
                <w:rPr>
                  <w:rFonts w:ascii="Times New Roman" w:eastAsia="SimSun" w:hAnsi="SimSun"/>
                  <w:b w:val="false"/>
                  <w:bCs w:val="false"/>
                  <w:sz w:val="20"/>
                  <w:szCs w:val="20"/>
                </w:rPr>
                <w:t xml:space="preserve">对齐、GASP、历史条件决策</w:t>
              </w:r>
            </w:ins>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CE373AE" w14:textId="1A600900">
            <w:pPr>
              <w:spacing w:line="280" w:lineRule="auto"/>
              <w:jc w:val="left"/>
            </w:pPr>
            <w:del w:id="155" w:author="校正审阅" w:date="2026-09-28T16:08:14Z" w16du:dateUtc="2026-09-28T16:08:14Z">
              <w:r w:rsidDel="20260928">
                <w:rPr>
                  <w:rFonts w:ascii="Times New Roman" w:eastAsia="SimSun" w:hAnsi="SimSun"/>
                  <w:b w:val="false"/>
                  <w:bCs w:val="false"/>
                  <w:sz w:val="20"/>
                  <w:szCs w:val="20"/>
                </w:rPr>
                <w:delText xml:space="preserve">大尺度任务性</w:delText>
              </w:r>
            </w:del>
            <w:ins w:id="153" w:author="校正审阅" w:date="2026-09-28T16:08:14Z" w16du:dateUtc="2026-09-28T16:08:14Z">
              <w:r w:rsidR="20260928">
                <w:rPr>
                  <w:rFonts w:ascii="Times New Roman" w:eastAsia="SimSun" w:hAnsi="SimSun"/>
                  <w:b w:val="false"/>
                  <w:bCs w:val="false"/>
                  <w:sz w:val="20"/>
                  <w:szCs w:val="20"/>
                </w:rPr>
                <w:t xml:space="preserve">需训练；迁移</w:t>
              </w:r>
            </w:ins>
            <w:r w:rsidR="20260928">
              <w:rPr>
                <w:rFonts w:ascii="Times New Roman" w:eastAsia="SimSun" w:hAnsi="SimSun"/>
                <w:b w:val="false"/>
                <w:bCs w:val="false"/>
                <w:sz w:val="20"/>
                <w:szCs w:val="20"/>
              </w:rPr>
              <w:t xml:space="preserve">能</w:t>
            </w:r>
            <w:del w:id="156" w:author="校正审阅" w:date="2026-09-28T16:08:14Z" w16du:dateUtc="2026-09-28T16:08:14Z">
              <w:r w:rsidDel="20260928">
                <w:rPr>
                  <w:rFonts w:ascii="Times New Roman" w:eastAsia="SimSun" w:hAnsi="SimSun"/>
                  <w:b w:val="false"/>
                  <w:bCs w:val="false"/>
                  <w:sz w:val="20"/>
                  <w:szCs w:val="20"/>
                </w:rPr>
                <w:delText xml:space="preserve">受限</w:delText>
              </w:r>
            </w:del>
            <w:ins w:id="154" w:author="校正审阅" w:date="2026-09-28T16:08:14Z" w16du:dateUtc="2026-09-28T16:08:14Z">
              <w:r w:rsidR="20260928">
                <w:rPr>
                  <w:rFonts w:ascii="Times New Roman" w:eastAsia="SimSun" w:hAnsi="SimSun"/>
                  <w:b w:val="false"/>
                  <w:bCs w:val="false"/>
                  <w:sz w:val="20"/>
                  <w:szCs w:val="20"/>
                </w:rPr>
                <w:t xml:space="preserve">力需按设置验证</w:t>
              </w:r>
            </w:ins>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GeoExplorer</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ICCV 2025</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C551E2E" w14:textId="3716F523">
            <w:pPr>
              <w:spacing w:line="280" w:lineRule="auto"/>
              <w:jc w:val="left"/>
            </w:pPr>
            <w:del w:id="159" w:author="校正审阅" w:date="2026-09-28T16:08:14Z" w16du:dateUtc="2026-09-28T16:08:14Z">
              <w:r w:rsidDel="20260928">
                <w:rPr>
                  <w:rFonts w:ascii="Times New Roman" w:eastAsia="SimSun" w:hAnsi="SimSun"/>
                  <w:b w:val="false"/>
                  <w:bCs w:val="false"/>
                  <w:sz w:val="20"/>
                  <w:szCs w:val="20"/>
                </w:rPr>
                <w:delText xml:space="preserve">好奇心驱</w:delText>
              </w:r>
            </w:del>
            <w:r w:rsidR="20260928">
              <w:rPr>
                <w:rFonts w:ascii="Times New Roman" w:eastAsia="SimSun" w:hAnsi="SimSun"/>
                <w:b w:val="false"/>
                <w:bCs w:val="false"/>
                <w:sz w:val="20"/>
                <w:szCs w:val="20"/>
              </w:rPr>
              <w:t xml:space="preserve">动</w:t>
            </w:r>
            <w:del w:id="160" w:author="校正审阅" w:date="2026-09-28T16:08:14Z" w16du:dateUtc="2026-09-28T16:08:14Z">
              <w:r w:rsidDel="20260928">
                <w:rPr>
                  <w:rFonts w:ascii="Times New Roman" w:eastAsia="SimSun" w:hAnsi="SimSun"/>
                  <w:b w:val="false"/>
                  <w:bCs w:val="false"/>
                  <w:sz w:val="20"/>
                  <w:szCs w:val="20"/>
                </w:rPr>
                <w:delText xml:space="preserve">探索（零</w:delText>
              </w:r>
            </w:del>
            <w:ins w:id="157" w:author="校正审阅" w:date="2026-09-28T16:08:14Z" w16du:dateUtc="2026-09-28T16:08:14Z">
              <w:r w:rsidR="20260928">
                <w:rPr>
                  <w:rFonts w:ascii="Times New Roman" w:eastAsia="SimSun" w:hAnsi="SimSun"/>
                  <w:b w:val="false"/>
                  <w:bCs w:val="false"/>
                  <w:sz w:val="20"/>
                  <w:szCs w:val="20"/>
                </w:rPr>
                <w:t xml:space="preserve">力学预</w:t>
              </w:r>
            </w:ins>
            <w:r w:rsidR="20260928">
              <w:rPr>
                <w:rFonts w:ascii="Times New Roman" w:eastAsia="SimSun" w:hAnsi="SimSun"/>
                <w:b w:val="false"/>
                <w:bCs w:val="false"/>
                <w:sz w:val="20"/>
                <w:szCs w:val="20"/>
              </w:rPr>
              <w:t xml:space="preserve">训练</w:t>
            </w:r>
            <w:del w:id="161" w:author="校正审阅" w:date="2026-09-28T16:08:14Z" w16du:dateUtc="2026-09-28T16:08:14Z">
              <w:r w:rsidDel="20260928">
                <w:rPr>
                  <w:rFonts w:ascii="Times New Roman" w:eastAsia="SimSun" w:hAnsi="SimSun"/>
                  <w:b w:val="false"/>
                  <w:bCs w:val="false"/>
                  <w:sz w:val="20"/>
                  <w:szCs w:val="20"/>
                </w:rPr>
                <w:delText xml:space="preserve">）</w:delText>
              </w:r>
            </w:del>
            <w:ins w:id="158" w:author="校正审阅" w:date="2026-09-28T16:08:14Z" w16du:dateUtc="2026-09-28T16:08:14Z">
              <w:r w:rsidR="20260928">
                <w:rPr>
                  <w:rFonts w:ascii="Times New Roman" w:eastAsia="SimSun" w:hAnsi="SimSun"/>
                  <w:b w:val="false"/>
                  <w:bCs w:val="false"/>
                  <w:sz w:val="20"/>
                  <w:szCs w:val="20"/>
                </w:rPr>
                <w:t xml:space="preserve"> + PPO</w:t>
              </w:r>
            </w:ins>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22EFD10B" w14:textId="078B5922">
            <w:pPr>
              <w:spacing w:line="280" w:lineRule="auto"/>
              <w:jc w:val="left"/>
            </w:pPr>
            <w:del w:id="163" w:author="校正审阅" w:date="2026-09-28T16:08:14Z" w16du:dateUtc="2026-09-28T16:08:14Z">
              <w:r w:rsidDel="20260928">
                <w:rPr>
                  <w:rFonts w:ascii="Times New Roman" w:eastAsia="SimSun" w:hAnsi="SimSun"/>
                  <w:b w:val="false"/>
                  <w:bCs w:val="false"/>
                  <w:sz w:val="20"/>
                  <w:szCs w:val="20"/>
                </w:rPr>
                <w:delText xml:space="preserve">逐跳探索与经验记忆</w:delText>
              </w:r>
            </w:del>
            <w:ins w:id="162" w:author="校正审阅" w:date="2026-09-28T16:08:14Z" w16du:dateUtc="2026-09-28T16:08:14Z">
              <w:r w:rsidR="20260928">
                <w:rPr>
                  <w:rFonts w:ascii="Times New Roman" w:eastAsia="SimSun" w:hAnsi="SimSun"/>
                  <w:b w:val="false"/>
                  <w:bCs w:val="false"/>
                  <w:sz w:val="20"/>
                  <w:szCs w:val="20"/>
                </w:rPr>
                <w:t xml:space="preserve">动作—状态建模、好奇心奖励</w:t>
              </w:r>
            </w:ins>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3981C31" w14:textId="1BD5DE99">
            <w:pPr>
              <w:spacing w:line="280" w:lineRule="auto"/>
              <w:jc w:val="left"/>
            </w:pPr>
            <w:del w:id="166" w:author="校正审阅" w:date="2026-09-28T16:08:14Z" w16du:dateUtc="2026-09-28T16:08:14Z">
              <w:r w:rsidDel="20260928">
                <w:rPr>
                  <w:rFonts w:ascii="Times New Roman" w:eastAsia="SimSun" w:hAnsi="SimSun"/>
                  <w:b w:val="false"/>
                  <w:bCs w:val="false"/>
                  <w:sz w:val="20"/>
                  <w:szCs w:val="20"/>
                </w:rPr>
                <w:delText xml:space="preserve">好奇心</w:delText>
              </w:r>
            </w:del>
            <w:ins w:id="164" w:author="校正审阅" w:date="2026-09-28T16:08:14Z" w16du:dateUtc="2026-09-28T16:08:14Z">
              <w:r w:rsidR="20260928">
                <w:rPr>
                  <w:rFonts w:ascii="Times New Roman" w:eastAsia="SimSun" w:hAnsi="SimSun"/>
                  <w:b w:val="false"/>
                  <w:bCs w:val="false"/>
                  <w:sz w:val="20"/>
                  <w:szCs w:val="20"/>
                </w:rPr>
                <w:t xml:space="preserve">需训练；探索与收敛需</w:t>
              </w:r>
            </w:ins>
            <w:r w:rsidR="20260928">
              <w:rPr>
                <w:rFonts w:ascii="Times New Roman" w:eastAsia="SimSun" w:hAnsi="SimSun"/>
                <w:b w:val="false"/>
                <w:bCs w:val="false"/>
                <w:sz w:val="20"/>
                <w:szCs w:val="20"/>
              </w:rPr>
              <w:t xml:space="preserve">权</w:t>
            </w:r>
            <w:del w:id="167" w:author="校正审阅" w:date="2026-09-28T16:08:14Z" w16du:dateUtc="2026-09-28T16:08:14Z">
              <w:r w:rsidDel="20260928">
                <w:rPr>
                  <w:rFonts w:ascii="Times New Roman" w:eastAsia="SimSun" w:hAnsi="SimSun"/>
                  <w:b w:val="false"/>
                  <w:bCs w:val="false"/>
                  <w:sz w:val="20"/>
                  <w:szCs w:val="20"/>
                </w:rPr>
                <w:delText xml:space="preserve">重固定，邻近目标时易绕路漂移</w:delText>
              </w:r>
            </w:del>
            <w:ins w:id="165" w:author="校正审阅" w:date="2026-09-28T16:08:14Z" w16du:dateUtc="2026-09-28T16:08:14Z">
              <w:r w:rsidR="20260928">
                <w:rPr>
                  <w:rFonts w:ascii="Times New Roman" w:eastAsia="SimSun" w:hAnsi="SimSun"/>
                  <w:b w:val="false"/>
                  <w:bCs w:val="false"/>
                  <w:sz w:val="20"/>
                  <w:szCs w:val="20"/>
                </w:rPr>
                <w:t xml:space="preserve">衡</w:t>
              </w:r>
            </w:ins>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DynCur-Geo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arXiv 2026</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D9E6B11" w14:textId="6B7B01D6">
            <w:pPr>
              <w:spacing w:line="280" w:lineRule="auto"/>
              <w:jc w:val="left"/>
            </w:pPr>
            <w:del w:id="169" w:author="校正审阅" w:date="2026-09-28T16:08:14Z" w16du:dateUtc="2026-09-28T16:08:14Z">
              <w:r w:rsidDel="20260928">
                <w:rPr>
                  <w:rFonts w:ascii="Times New Roman" w:eastAsia="SimSun" w:hAnsi="SimSun"/>
                  <w:b w:val="false"/>
                  <w:bCs w:val="false"/>
                  <w:sz w:val="20"/>
                  <w:szCs w:val="20"/>
                </w:rPr>
                <w:delText xml:space="preserve">强化学习（</w:delText>
              </w:r>
            </w:del>
            <w:ins w:id="168" w:author="校正审阅" w:date="2026-09-28T16:08:14Z" w16du:dateUtc="2026-09-28T16:08:14Z">
              <w:r w:rsidR="20260928">
                <w:rPr>
                  <w:rFonts w:ascii="Times New Roman" w:eastAsia="SimSun" w:hAnsi="SimSun"/>
                  <w:b w:val="false"/>
                  <w:bCs w:val="false"/>
                  <w:sz w:val="20"/>
                  <w:szCs w:val="20"/>
                </w:rPr>
                <w:t xml:space="preserve">预训练表征 + </w:t>
              </w:r>
            </w:ins>
            <w:r w:rsidR="20260928">
              <w:rPr>
                <w:rFonts w:ascii="Times New Roman" w:eastAsia="SimSun" w:hAnsi="SimSun"/>
                <w:b w:val="false"/>
                <w:bCs w:val="false"/>
                <w:sz w:val="20"/>
                <w:szCs w:val="20"/>
              </w:rPr>
              <w:t xml:space="preserve">PPO</w:t>
            </w:r>
            <w:del w:id="170" w:author="校正审阅" w:date="2026-09-28T16:08:14Z" w16du:dateUtc="2026-09-28T16:08:14Z">
              <w:r w:rsidDel="20260928">
                <w:rPr>
                  <w:rFonts w:ascii="Times New Roman" w:eastAsia="SimSun" w:hAnsi="SimSun"/>
                  <w:b w:val="false"/>
                  <w:bCs w:val="false"/>
                  <w:sz w:val="20"/>
                  <w:szCs w:val="20"/>
                </w:rPr>
                <w:delText xml:space="preserve"> 训练）</w:delText>
              </w:r>
            </w:del>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86DF537" w14:textId="24ED0189">
            <w:pPr>
              <w:spacing w:line="280" w:lineRule="auto"/>
              <w:jc w:val="left"/>
            </w:pPr>
            <w:ins w:id="171" w:author="校正审阅" w:date="2026-09-28T16:08:14Z" w16du:dateUtc="2026-09-28T16:08:14Z">
              <w:r w:rsidR="20260928">
                <w:rPr>
                  <w:rFonts w:ascii="Times New Roman" w:eastAsia="SimSun" w:hAnsi="SimSun"/>
                  <w:b w:val="false"/>
                  <w:bCs w:val="false"/>
                  <w:sz w:val="20"/>
                  <w:szCs w:val="20"/>
                </w:rPr>
                <w:t xml:space="preserve">训练期</w:t>
              </w:r>
            </w:ins>
            <w:r w:rsidR="20260928">
              <w:rPr>
                <w:rFonts w:ascii="Times New Roman" w:eastAsia="SimSun" w:hAnsi="SimSun"/>
                <w:b w:val="false"/>
                <w:bCs w:val="false"/>
                <w:sz w:val="20"/>
                <w:szCs w:val="20"/>
              </w:rPr>
              <w:t xml:space="preserve">距离门控</w:t>
            </w:r>
            <w:del w:id="173" w:author="校正审阅" w:date="2026-09-28T16:08:14Z" w16du:dateUtc="2026-09-28T16:08:14Z">
              <w:r w:rsidDel="20260928">
                <w:rPr>
                  <w:rFonts w:ascii="Times New Roman" w:eastAsia="SimSun" w:hAnsi="SimSun"/>
                  <w:b w:val="false"/>
                  <w:bCs w:val="false"/>
                  <w:sz w:val="20"/>
                  <w:szCs w:val="20"/>
                </w:rPr>
                <w:delText xml:space="preserve">动态</w:delText>
              </w:r>
            </w:del>
            <w:r w:rsidR="20260928">
              <w:rPr>
                <w:rFonts w:ascii="Times New Roman" w:eastAsia="SimSun" w:hAnsi="SimSun"/>
                <w:b w:val="false"/>
                <w:bCs w:val="false"/>
                <w:sz w:val="20"/>
                <w:szCs w:val="20"/>
              </w:rPr>
              <w:t xml:space="preserve">好奇心</w:t>
            </w:r>
            <w:del w:id="174" w:author="校正审阅" w:date="2026-09-28T16:08:14Z" w16du:dateUtc="2026-09-28T16:08:14Z">
              <w:r w:rsidDel="20260928">
                <w:rPr>
                  <w:rFonts w:ascii="Times New Roman" w:eastAsia="SimSun" w:hAnsi="SimSun"/>
                  <w:b w:val="false"/>
                  <w:bCs w:val="false"/>
                  <w:sz w:val="20"/>
                  <w:szCs w:val="20"/>
                </w:rPr>
                <w:delText xml:space="preserve">与</w:delText>
              </w:r>
            </w:del>
            <w:ins w:id="172" w:author="校正审阅" w:date="2026-09-28T16:08:14Z" w16du:dateUtc="2026-09-28T16:08:14Z">
              <w:r w:rsidR="20260928">
                <w:rPr>
                  <w:rFonts w:ascii="Times New Roman" w:eastAsia="SimSun" w:hAnsi="SimSun"/>
                  <w:b w:val="false"/>
                  <w:bCs w:val="false"/>
                  <w:sz w:val="20"/>
                  <w:szCs w:val="20"/>
                </w:rPr>
                <w:t xml:space="preserve">、</w:t>
              </w:r>
            </w:ins>
            <w:r w:rsidR="20260928">
              <w:rPr>
                <w:rFonts w:ascii="Times New Roman" w:eastAsia="SimSun" w:hAnsi="SimSun"/>
                <w:b w:val="false"/>
                <w:bCs w:val="false"/>
                <w:sz w:val="20"/>
                <w:szCs w:val="20"/>
              </w:rPr>
              <w:t xml:space="preserve">势函数</w:t>
            </w:r>
            <w:del w:id="175" w:author="校正审阅" w:date="2026-09-28T16:08:14Z" w16du:dateUtc="2026-09-28T16:08:14Z">
              <w:r w:rsidDel="20260928">
                <w:rPr>
                  <w:rFonts w:ascii="Times New Roman" w:eastAsia="SimSun" w:hAnsi="SimSun"/>
                  <w:b w:val="false"/>
                  <w:bCs w:val="false"/>
                  <w:sz w:val="20"/>
                  <w:szCs w:val="20"/>
                </w:rPr>
                <w:delText xml:space="preserve">奖励</w:delText>
              </w:r>
            </w:del>
            <w:r w:rsidR="20260928">
              <w:rPr>
                <w:rFonts w:ascii="Times New Roman" w:eastAsia="SimSun" w:hAnsi="SimSun"/>
                <w:b w:val="false"/>
                <w:bCs w:val="false"/>
                <w:sz w:val="20"/>
                <w:szCs w:val="20"/>
              </w:rPr>
              <w:t xml:space="preserve">塑形</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0AB5B9B" w14:textId="0C59EA31">
            <w:pPr>
              <w:spacing w:line="280" w:lineRule="auto"/>
              <w:jc w:val="left"/>
            </w:pPr>
            <w:del w:id="178" w:author="校正审阅" w:date="2026-09-28T16:08:14Z" w16du:dateUtc="2026-09-28T16:08:14Z">
              <w:r w:rsidDel="20260928">
                <w:rPr>
                  <w:rFonts w:ascii="Times New Roman" w:eastAsia="SimSun" w:hAnsi="SimSun"/>
                  <w:b w:val="false"/>
                  <w:bCs w:val="false"/>
                  <w:sz w:val="20"/>
                  <w:szCs w:val="20"/>
                </w:rPr>
                <w:delText xml:space="preserve">需离线</w:delText>
              </w:r>
            </w:del>
            <w:ins w:id="176" w:author="校正审阅" w:date="2026-09-28T16:08:14Z" w16du:dateUtc="2026-09-28T16:08:14Z">
              <w:r w:rsidR="20260928">
                <w:rPr>
                  <w:rFonts w:ascii="Times New Roman" w:eastAsia="SimSun" w:hAnsi="SimSun"/>
                  <w:b w:val="false"/>
                  <w:bCs w:val="false"/>
                  <w:sz w:val="20"/>
                  <w:szCs w:val="20"/>
                </w:rPr>
                <w:t xml:space="preserve">依赖</w:t>
              </w:r>
            </w:ins>
            <w:r w:rsidR="20260928">
              <w:rPr>
                <w:rFonts w:ascii="Times New Roman" w:eastAsia="SimSun" w:hAnsi="SimSun"/>
                <w:b w:val="false"/>
                <w:bCs w:val="false"/>
                <w:sz w:val="20"/>
                <w:szCs w:val="20"/>
              </w:rPr>
              <w:t xml:space="preserve">训练</w:t>
            </w:r>
            <w:del w:id="179" w:author="校正审阅" w:date="2026-09-28T16:08:14Z" w16du:dateUtc="2026-09-28T16:08:14Z">
              <w:r w:rsidDel="20260928">
                <w:rPr>
                  <w:rFonts w:ascii="Times New Roman" w:eastAsia="SimSun" w:hAnsi="SimSun"/>
                  <w:b w:val="false"/>
                  <w:bCs w:val="false"/>
                  <w:sz w:val="20"/>
                  <w:szCs w:val="20"/>
                </w:rPr>
                <w:delText xml:space="preserve">，</w:delText>
              </w:r>
            </w:del>
            <w:r w:rsidR="20260928">
              <w:rPr>
                <w:rFonts w:ascii="Times New Roman" w:eastAsia="SimSun" w:hAnsi="SimSun"/>
                <w:b w:val="false"/>
                <w:bCs w:val="false"/>
                <w:sz w:val="20"/>
                <w:szCs w:val="20"/>
              </w:rPr>
              <w:t xml:space="preserve">奖励</w:t>
            </w:r>
            <w:del w:id="180" w:author="校正审阅" w:date="2026-09-28T16:08:14Z" w16du:dateUtc="2026-09-28T16:08:14Z">
              <w:r w:rsidDel="20260928">
                <w:rPr>
                  <w:rFonts w:ascii="Times New Roman" w:eastAsia="SimSun" w:hAnsi="SimSun"/>
                  <w:b w:val="false"/>
                  <w:bCs w:val="false"/>
                  <w:sz w:val="20"/>
                  <w:szCs w:val="20"/>
                </w:rPr>
                <w:delText xml:space="preserve">依赖任务真值</w:delText>
              </w:r>
            </w:del>
            <w:ins w:id="177" w:author="校正审阅" w:date="2026-09-28T16:08:14Z" w16du:dateUtc="2026-09-28T16:08:14Z">
              <w:r w:rsidR="20260928">
                <w:rPr>
                  <w:rFonts w:ascii="Times New Roman" w:eastAsia="SimSun" w:hAnsi="SimSun"/>
                  <w:b w:val="false"/>
                  <w:bCs w:val="false"/>
                  <w:sz w:val="20"/>
                  <w:szCs w:val="20"/>
                </w:rPr>
                <w:t xml:space="preserve">；论文结果需协议核对</w:t>
              </w:r>
            </w:ins>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本课题</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492C000" w14:textId="541EBF8A">
            <w:pPr>
              <w:spacing w:line="280" w:lineRule="auto"/>
              <w:jc w:val="left"/>
            </w:pPr>
            <w:ins w:id="181" w:author="校正审阅" w:date="2026-09-28T16:08:14Z" w16du:dateUtc="2026-09-28T16:08:14Z">
              <w:r w:rsidR="20260928">
                <w:rPr>
                  <w:rFonts w:ascii="Times New Roman" w:eastAsia="SimSun" w:hAnsi="SimSun"/>
                  <w:b w:val="false"/>
                  <w:bCs w:val="false"/>
                  <w:sz w:val="20"/>
                  <w:szCs w:val="20"/>
                </w:rPr>
                <w:t xml:space="preserve">拟议</w:t>
              </w:r>
            </w:ins>
            <w:r w:rsidR="20260928">
              <w:rPr>
                <w:rFonts w:ascii="Times New Roman" w:eastAsia="SimSun" w:hAnsi="SimSun"/>
                <w:b w:val="false"/>
                <w:bCs w:val="false"/>
                <w:sz w:val="20"/>
                <w:szCs w:val="20"/>
              </w:rPr>
              <w:t xml:space="preserve">零</w:t>
            </w:r>
            <w:del w:id="183" w:author="校正审阅" w:date="2026-09-28T16:08:14Z" w16du:dateUtc="2026-09-28T16:08:14Z">
              <w:r w:rsidDel="20260928">
                <w:rPr>
                  <w:rFonts w:ascii="Times New Roman" w:eastAsia="SimSun" w:hAnsi="SimSun"/>
                  <w:b w:val="false"/>
                  <w:bCs w:val="false"/>
                  <w:sz w:val="20"/>
                  <w:szCs w:val="20"/>
                </w:rPr>
                <w:delText xml:space="preserve">样本</w:delText>
              </w:r>
            </w:del>
            <w:ins w:id="182" w:author="校正审阅" w:date="2026-09-28T16:08:14Z" w16du:dateUtc="2026-09-28T16:08:14Z">
              <w:r w:rsidR="20260928">
                <w:rPr>
                  <w:rFonts w:ascii="Times New Roman" w:eastAsia="SimSun" w:hAnsi="SimSun"/>
                  <w:b w:val="false"/>
                  <w:bCs w:val="false"/>
                  <w:sz w:val="20"/>
                  <w:szCs w:val="20"/>
                </w:rPr>
                <w:t xml:space="preserve">训练</w:t>
              </w:r>
            </w:ins>
            <w:r w:rsidR="20260928">
              <w:rPr>
                <w:rFonts w:ascii="Times New Roman" w:eastAsia="SimSun" w:hAnsi="SimSun"/>
                <w:b w:val="false"/>
                <w:bCs w:val="false"/>
                <w:sz w:val="20"/>
                <w:szCs w:val="20"/>
              </w:rPr>
              <w:t xml:space="preserve">多智能体</w:t>
            </w:r>
            <w:del w:id="184" w:author="校正审阅" w:date="2026-09-28T16:08:14Z" w16du:dateUtc="2026-09-28T16:08:14Z">
              <w:r w:rsidDel="20260928">
                <w:rPr>
                  <w:rFonts w:ascii="Times New Roman" w:eastAsia="SimSun" w:hAnsi="SimSun"/>
                  <w:b w:val="false"/>
                  <w:bCs w:val="false"/>
                  <w:sz w:val="20"/>
                  <w:szCs w:val="20"/>
                </w:rPr>
                <w:delText xml:space="preserve">（VLM/LLM）</w:delText>
              </w:r>
            </w:del>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A5772FB" w14:textId="407A1EFF">
            <w:pPr>
              <w:spacing w:line="280" w:lineRule="auto"/>
              <w:jc w:val="left"/>
            </w:pPr>
            <w:del w:id="186" w:author="校正审阅" w:date="2026-09-28T16:08:14Z" w16du:dateUtc="2026-09-28T16:08:14Z">
              <w:r w:rsidDel="20260928">
                <w:rPr>
                  <w:rFonts w:ascii="Times New Roman" w:eastAsia="SimSun" w:hAnsi="SimSun"/>
                  <w:b w:val="false"/>
                  <w:bCs w:val="false"/>
                  <w:sz w:val="20"/>
                  <w:szCs w:val="20"/>
                </w:rPr>
                <w:delText xml:space="preserve">空间与经验</w:delText>
              </w:r>
            </w:del>
            <w:ins w:id="185" w:author="校正审阅" w:date="2026-09-28T16:08:14Z" w16du:dateUtc="2026-09-28T16:08:14Z">
              <w:r w:rsidR="20260928">
                <w:rPr>
                  <w:rFonts w:ascii="Times New Roman" w:eastAsia="SimSun" w:hAnsi="SimSun"/>
                  <w:b w:val="false"/>
                  <w:bCs w:val="false"/>
                  <w:sz w:val="20"/>
                  <w:szCs w:val="20"/>
                </w:rPr>
                <w:t xml:space="preserve">episode内</w:t>
              </w:r>
            </w:ins>
            <w:r w:rsidR="20260928">
              <w:rPr>
                <w:rFonts w:ascii="Times New Roman" w:eastAsia="SimSun" w:hAnsi="SimSun"/>
                <w:b w:val="false"/>
                <w:bCs w:val="false"/>
                <w:sz w:val="20"/>
                <w:szCs w:val="20"/>
              </w:rPr>
              <w:t xml:space="preserve">记忆、层级搜索与</w:t>
            </w:r>
            <w:del w:id="187" w:author="校正审阅" w:date="2026-09-28T16:08:14Z" w16du:dateUtc="2026-09-28T16:08:14Z">
              <w:r w:rsidDel="20260928">
                <w:rPr>
                  <w:rFonts w:ascii="Times New Roman" w:eastAsia="SimSun" w:hAnsi="SimSun"/>
                  <w:b w:val="false"/>
                  <w:bCs w:val="false"/>
                  <w:sz w:val="20"/>
                  <w:szCs w:val="20"/>
                </w:rPr>
                <w:delText xml:space="preserve">邻域</w:delText>
              </w:r>
            </w:del>
            <w:r w:rsidR="20260928">
              <w:rPr>
                <w:rFonts w:ascii="Times New Roman" w:eastAsia="SimSun" w:hAnsi="SimSun"/>
                <w:b w:val="false"/>
                <w:bCs w:val="false"/>
                <w:sz w:val="20"/>
                <w:szCs w:val="20"/>
              </w:rPr>
              <w:t xml:space="preserve">确认</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3F4EBCAF" w14:textId="65E962D9">
            <w:pPr>
              <w:spacing w:line="280" w:lineRule="auto"/>
              <w:jc w:val="left"/>
            </w:pPr>
            <w:del w:id="189" w:author="校正审阅" w:date="2026-09-28T16:08:14Z" w16du:dateUtc="2026-09-28T16:08:14Z">
              <w:r w:rsidDel="20260928">
                <w:rPr>
                  <w:rFonts w:ascii="Times New Roman" w:eastAsia="SimSun" w:hAnsi="SimSun"/>
                  <w:b w:val="false"/>
                  <w:bCs w:val="false"/>
                  <w:sz w:val="20"/>
                  <w:szCs w:val="20"/>
                </w:rPr>
                <w:delText xml:space="preserve">—</w:delText>
              </w:r>
            </w:del>
            <w:ins w:id="188" w:author="校正审阅" w:date="2026-09-28T16:08:14Z" w16du:dateUtc="2026-09-28T16:08:14Z">
              <w:r w:rsidR="20260928">
                <w:rPr>
                  <w:rFonts w:ascii="Times New Roman" w:eastAsia="SimSun" w:hAnsi="SimSun"/>
                  <w:b w:val="false"/>
                  <w:bCs w:val="false"/>
                  <w:sz w:val="20"/>
                  <w:szCs w:val="20"/>
                </w:rPr>
                <w:t xml:space="preserve">效果与调用成本待验证</w:t>
              </w:r>
            </w:ins>
          </w:p>
        </w:tc>
      </w:tr>
    </w:tbl>
    <w:p>
      <w:pPr>
        <w:spacing w:line="240" w:lineRule="auto"/>
      </w:pPr>
    </w:p>
    <w:p>
      <w:pPr>
        <w:pStyle w:val="Heading2"/>
        <w:keepNext/>
        <w:spacing w:after="120" w:before="220" w:line="360" w:lineRule="auto"/>
      </w:pPr>
      <w:r>
        <w:rPr>
          <w:rFonts w:ascii="Times New Roman" w:eastAsia="SimHei" w:hAnsi="SimHei"/>
          <w:b/>
          <w:bCs/>
          <w:color w:val="000000"/>
          <w:sz w:val="28"/>
          <w:szCs w:val="28"/>
        </w:rPr>
        <w:t xml:space="preserve">（三）研究空白与本课题切入点</w:t>
      </w:r>
    </w:p>
    <w:p w:rsidR="20260928" w:rsidRDefault="20260928" w:rsidP="20260928" w14:paraId="07111877" w14:textId="756DA58A">
      <w:pPr>
        <w:spacing w:line="360" w:lineRule="auto"/>
        <w:ind w:firstLine="480"/>
        <w:jc w:val="both"/>
      </w:pPr>
      <w:del w:id="194" w:author="校正审阅" w:date="2026-09-28T16:08:14Z" w16du:dateUtc="2026-09-28T16:08:14Z">
        <w:r w:rsidDel="20260928">
          <w:rPr>
            <w:rFonts w:ascii="Times New Roman" w:eastAsia="SimSun" w:hAnsi="SimSun"/>
            <w:sz w:val="24"/>
            <w:szCs w:val="24"/>
          </w:rPr>
          <w:delText xml:space="preserve">综合</w:delText>
        </w:r>
      </w:del>
      <w:ins w:id="190" w:author="校正审阅" w:date="2026-09-28T16:08:14Z" w16du:dateUtc="2026-09-28T16:08:14Z">
        <w:r w:rsidR="20260928">
          <w:rPr>
            <w:rFonts w:ascii="Times New Roman" w:eastAsia="SimSun" w:hAnsi="SimSun"/>
            <w:sz w:val="24"/>
            <w:szCs w:val="24"/>
          </w:rPr>
          <w:t xml:space="preserve">在</w:t>
        </w:r>
      </w:ins>
      <w:r w:rsidR="20260928">
        <w:rPr>
          <w:rFonts w:ascii="Times New Roman" w:eastAsia="SimSun" w:hAnsi="SimSun"/>
          <w:sz w:val="24"/>
          <w:szCs w:val="24"/>
        </w:rPr>
        <w:t xml:space="preserve">现有</w:t>
      </w:r>
      <w:del w:id="195" w:author="校正审阅" w:date="2026-09-28T16:08:14Z" w16du:dateUtc="2026-09-28T16:08:14Z">
        <w:r w:rsidDel="20260928">
          <w:rPr>
            <w:rFonts w:ascii="Times New Roman" w:eastAsia="SimSun" w:hAnsi="SimSun"/>
            <w:sz w:val="24"/>
            <w:szCs w:val="24"/>
          </w:rPr>
          <w:delText xml:space="preserve">工作</w:delText>
        </w:r>
      </w:del>
      <w:ins w:id="191" w:author="校正审阅" w:date="2026-09-28T16:08:14Z" w16du:dateUtc="2026-09-28T16:08:14Z">
        <w:r w:rsidR="20260928">
          <w:rPr>
            <w:rFonts w:ascii="Times New Roman" w:eastAsia="SimSun" w:hAnsi="SimSun"/>
            <w:sz w:val="24"/>
            <w:szCs w:val="24"/>
          </w:rPr>
          <w:t xml:space="preserve">训练式方法的基础上</w:t>
        </w:r>
      </w:ins>
      <w:r w:rsidR="20260928">
        <w:rPr>
          <w:rFonts w:ascii="Times New Roman" w:eastAsia="SimSun" w:hAnsi="SimSun"/>
          <w:sz w:val="24"/>
          <w:szCs w:val="24"/>
        </w:rPr>
        <w:t xml:space="preserve">，本课题</w:t>
      </w:r>
      <w:del w:id="196" w:author="校正审阅" w:date="2026-09-28T16:08:14Z" w16du:dateUtc="2026-09-28T16:08:14Z">
        <w:r w:rsidDel="20260928">
          <w:rPr>
            <w:rFonts w:ascii="Times New Roman" w:eastAsia="SimSun" w:hAnsi="SimSun"/>
            <w:sz w:val="24"/>
            <w:szCs w:val="24"/>
          </w:rPr>
          <w:delText xml:space="preserve">识别出</w:delText>
        </w:r>
      </w:del>
      <w:ins w:id="192" w:author="校正审阅" w:date="2026-09-28T16:08:14Z" w16du:dateUtc="2026-09-28T16:08:14Z">
        <w:r w:rsidR="20260928">
          <w:rPr>
            <w:rFonts w:ascii="Times New Roman" w:eastAsia="SimSun" w:hAnsi="SimSun"/>
            <w:sz w:val="24"/>
            <w:szCs w:val="24"/>
          </w:rPr>
          <w:t xml:space="preserve">拟检验</w:t>
        </w:r>
      </w:ins>
      <w:r w:rsidR="20260928">
        <w:rPr>
          <w:rFonts w:ascii="Times New Roman" w:eastAsia="SimSun" w:hAnsi="SimSun"/>
          <w:sz w:val="24"/>
          <w:szCs w:val="24"/>
        </w:rPr>
        <w:t xml:space="preserve">以下</w:t>
      </w:r>
      <w:del w:id="197" w:author="校正审阅" w:date="2026-09-28T16:08:14Z" w16du:dateUtc="2026-09-28T16:08:14Z">
        <w:r w:rsidDel="20260928">
          <w:rPr>
            <w:rFonts w:ascii="Times New Roman" w:eastAsia="SimSun" w:hAnsi="SimSun"/>
            <w:sz w:val="24"/>
            <w:szCs w:val="24"/>
          </w:rPr>
          <w:delText xml:space="preserve">三点</w:delText>
        </w:r>
      </w:del>
      <w:ins w:id="193" w:author="校正审阅" w:date="2026-09-28T16:08:14Z" w16du:dateUtc="2026-09-28T16:08:14Z">
        <w:r w:rsidR="20260928">
          <w:rPr>
            <w:rFonts w:ascii="Times New Roman" w:eastAsia="SimSun" w:hAnsi="SimSun"/>
            <w:sz w:val="24"/>
            <w:szCs w:val="24"/>
          </w:rPr>
          <w:t xml:space="preserve">问题，而不预设相关问题尚未被任何工作</w:t>
        </w:r>
      </w:ins>
      <w:r w:rsidR="20260928">
        <w:rPr>
          <w:rFonts w:ascii="Times New Roman" w:eastAsia="SimSun" w:hAnsi="SimSun"/>
          <w:sz w:val="24"/>
          <w:szCs w:val="24"/>
        </w:rPr>
        <w:t xml:space="preserve">研究</w:t>
      </w:r>
      <w:del w:id="198" w:author="校正审阅" w:date="2026-09-28T16:08:14Z" w16du:dateUtc="2026-09-28T16:08:14Z">
        <w:r w:rsidDel="20260928">
          <w:rPr>
            <w:rFonts w:ascii="Times New Roman" w:eastAsia="SimSun" w:hAnsi="SimSun"/>
            <w:sz w:val="24"/>
            <w:szCs w:val="24"/>
          </w:rPr>
          <w:delText xml:space="preserve">空白</w:delText>
        </w:r>
      </w:del>
      <w:r w:rsidR="20260928">
        <w:rPr>
          <w:rFonts w:ascii="Times New Roman" w:eastAsia="SimSun" w:hAnsi="SimSun"/>
          <w:sz w:val="24"/>
          <w:szCs w:val="24"/>
        </w:rPr>
        <w:t xml:space="preserve">：</w:t>
      </w:r>
    </w:p>
    <w:p w:rsidR="20260928" w:rsidRDefault="20260928" w:rsidP="20260928" w14:paraId="20B8E55E" w14:textId="5A609C46">
      <w:pPr>
        <w:spacing w:line="360" w:lineRule="auto"/>
        <w:ind w:firstLine="480"/>
        <w:jc w:val="both"/>
      </w:pPr>
      <w:r w:rsidR="20260928">
        <w:rPr>
          <w:rFonts w:ascii="Times New Roman" w:eastAsia="SimSun" w:hAnsi="SimSun"/>
          <w:sz w:val="24"/>
          <w:szCs w:val="24"/>
        </w:rPr>
        <w:t xml:space="preserve">（1）尺度问题。</w:t>
      </w:r>
      <w:del w:id="207" w:author="校正审阅" w:date="2026-09-28T16:08:14Z" w16du:dateUtc="2026-09-28T16:08:14Z">
        <w:r w:rsidDel="20260928">
          <w:rPr>
            <w:rFonts w:ascii="Times New Roman" w:eastAsia="SimSun" w:hAnsi="SimSun"/>
            <w:sz w:val="24"/>
            <w:szCs w:val="24"/>
          </w:rPr>
          <w:delText xml:space="preserve">DynCur-Geo 的压力测试表明，随着</w:delText>
        </w:r>
      </w:del>
      <w:ins w:id="199" w:author="校正审阅" w:date="2026-09-28T16:08:14Z" w16du:dateUtc="2026-09-28T16:08:14Z">
        <w:r w:rsidR="20260928">
          <w:rPr>
            <w:rFonts w:ascii="Times New Roman" w:eastAsia="SimSun" w:hAnsi="SimSun"/>
            <w:sz w:val="24"/>
            <w:szCs w:val="24"/>
          </w:rPr>
          <w:t xml:space="preserve">需区分同一区域网格细化与地理</w:t>
        </w:r>
      </w:ins>
      <w:r w:rsidR="20260928">
        <w:rPr>
          <w:rFonts w:ascii="Times New Roman" w:eastAsia="SimSun" w:hAnsi="SimSun"/>
          <w:sz w:val="24"/>
          <w:szCs w:val="24"/>
        </w:rPr>
        <w:t xml:space="preserve">搜索</w:t>
      </w:r>
      <w:del w:id="208" w:author="校正审阅" w:date="2026-09-28T16:08:14Z" w16du:dateUtc="2026-09-28T16:08:14Z">
        <w:r w:rsidDel="20260928">
          <w:rPr>
            <w:rFonts w:ascii="Times New Roman" w:eastAsia="SimSun" w:hAnsi="SimSun"/>
            <w:sz w:val="24"/>
            <w:szCs w:val="24"/>
          </w:rPr>
          <w:delText xml:space="preserve">地图从 8×8 </w:delText>
        </w:r>
      </w:del>
      <w:ins w:id="200" w:author="校正审阅" w:date="2026-09-28T16:08:14Z" w16du:dateUtc="2026-09-28T16:08:14Z">
        <w:r w:rsidR="20260928">
          <w:rPr>
            <w:rFonts w:ascii="Times New Roman" w:eastAsia="SimSun" w:hAnsi="SimSun"/>
            <w:sz w:val="24"/>
            <w:szCs w:val="24"/>
          </w:rPr>
          <w:t xml:space="preserve">范围</w:t>
        </w:r>
      </w:ins>
      <w:r w:rsidR="20260928">
        <w:rPr>
          <w:rFonts w:ascii="Times New Roman" w:eastAsia="SimSun" w:hAnsi="SimSun"/>
          <w:sz w:val="24"/>
          <w:szCs w:val="24"/>
        </w:rPr>
        <w:t xml:space="preserve">扩大</w:t>
      </w:r>
      <w:del w:id="209" w:author="校正审阅" w:date="2026-09-28T16:08:14Z" w16du:dateUtc="2026-09-28T16:08:14Z">
        <w:r w:rsidDel="20260928">
          <w:rPr>
            <w:rFonts w:ascii="Times New Roman" w:eastAsia="SimSun" w:hAnsi="SimSun"/>
            <w:sz w:val="24"/>
            <w:szCs w:val="24"/>
          </w:rPr>
          <w:delText xml:space="preserve">到 25×25 网</w:delText>
        </w:r>
      </w:del>
      <w:ins w:id="201" w:author="校正审阅" w:date="2026-09-28T16:08:14Z" w16du:dateUtc="2026-09-28T16:08:14Z">
        <w:r w:rsidR="20260928">
          <w:rPr>
            <w:rFonts w:ascii="Times New Roman" w:eastAsia="SimSun" w:hAnsi="SimSun"/>
            <w:sz w:val="24"/>
            <w:szCs w:val="24"/>
          </w:rPr>
          <w:t xml:space="preserve">；前者改变单</w:t>
        </w:r>
      </w:ins>
      <w:r w:rsidR="20260928">
        <w:rPr>
          <w:rFonts w:ascii="Times New Roman" w:eastAsia="SimSun" w:hAnsi="SimSun"/>
          <w:sz w:val="24"/>
          <w:szCs w:val="24"/>
        </w:rPr>
        <w:t xml:space="preserve">格</w:t>
      </w:r>
      <w:ins w:id="202" w:author="校正审阅" w:date="2026-09-28T16:08:14Z" w16du:dateUtc="2026-09-28T16:08:14Z">
        <w:r w:rsidR="20260928">
          <w:rPr>
            <w:rFonts w:ascii="Times New Roman" w:eastAsia="SimSun" w:hAnsi="SimSun"/>
            <w:sz w:val="24"/>
            <w:szCs w:val="24"/>
          </w:rPr>
          <w:t xml:space="preserve">视野和离散步长</w:t>
        </w:r>
      </w:ins>
      <w:r w:rsidR="20260928">
        <w:rPr>
          <w:rFonts w:ascii="Times New Roman" w:eastAsia="SimSun" w:hAnsi="SimSun"/>
          <w:sz w:val="24"/>
          <w:szCs w:val="24"/>
        </w:rPr>
        <w:t xml:space="preserve">，</w:t>
      </w:r>
      <w:del w:id="210" w:author="校正审阅" w:date="2026-09-28T16:08:14Z" w16du:dateUtc="2026-09-28T16:08:14Z">
        <w:r w:rsidDel="20260928">
          <w:rPr>
            <w:rFonts w:ascii="Times New Roman" w:eastAsia="SimSun" w:hAnsi="SimSun"/>
            <w:sz w:val="24"/>
            <w:szCs w:val="24"/>
          </w:rPr>
          <w:delText xml:space="preserve">现有方法（包括其自身）的成功</w:delText>
        </w:r>
      </w:del>
      <w:ins w:id="203" w:author="校正审阅" w:date="2026-09-28T16:08:14Z" w16du:dateUtc="2026-09-28T16:08:14Z">
        <w:r w:rsidR="20260928">
          <w:rPr>
            <w:rFonts w:ascii="Times New Roman" w:eastAsia="SimSun" w:hAnsi="SimSun"/>
            <w:sz w:val="24"/>
            <w:szCs w:val="24"/>
          </w:rPr>
          <w:t xml:space="preserve">不能直接代表后者。拟在明确覆盖范围、分辨</w:t>
        </w:r>
      </w:ins>
      <w:r w:rsidR="20260928">
        <w:rPr>
          <w:rFonts w:ascii="Times New Roman" w:eastAsia="SimSun" w:hAnsi="SimSun"/>
          <w:sz w:val="24"/>
          <w:szCs w:val="24"/>
        </w:rPr>
        <w:t xml:space="preserve">率</w:t>
      </w:r>
      <w:del w:id="211" w:author="校正审阅" w:date="2026-09-28T16:08:14Z" w16du:dateUtc="2026-09-28T16:08:14Z">
        <w:r w:rsidDel="20260928">
          <w:rPr>
            <w:rFonts w:ascii="Times New Roman" w:eastAsia="SimSun" w:hAnsi="SimSun"/>
            <w:sz w:val="24"/>
            <w:szCs w:val="24"/>
          </w:rPr>
          <w:delText xml:space="preserve">显著下降，大尺度长</w:delText>
        </w:r>
      </w:del>
      <w:ins w:id="204" w:author="校正审阅" w:date="2026-09-28T16:08:14Z" w16du:dateUtc="2026-09-28T16:08:14Z">
        <w:r w:rsidR="20260928">
          <w:rPr>
            <w:rFonts w:ascii="Times New Roman" w:eastAsia="SimSun" w:hAnsi="SimSun"/>
            <w:sz w:val="24"/>
            <w:szCs w:val="24"/>
          </w:rPr>
          <w:t xml:space="preserve">、步数预算B及初始</w:t>
        </w:r>
      </w:ins>
      <w:r w:rsidR="20260928">
        <w:rPr>
          <w:rFonts w:ascii="Times New Roman" w:eastAsia="SimSun" w:hAnsi="SimSun"/>
          <w:sz w:val="24"/>
          <w:szCs w:val="24"/>
        </w:rPr>
        <w:t xml:space="preserve">距离</w:t>
      </w:r>
      <w:del w:id="212" w:author="校正审阅" w:date="2026-09-28T16:08:14Z" w16du:dateUtc="2026-09-28T16:08:14Z">
        <w:r w:rsidDel="20260928">
          <w:rPr>
            <w:rFonts w:ascii="Times New Roman" w:eastAsia="SimSun" w:hAnsi="SimSun"/>
            <w:sz w:val="24"/>
            <w:szCs w:val="24"/>
          </w:rPr>
          <w:delText xml:space="preserve">主动定位仍是开放</w:delText>
        </w:r>
      </w:del>
      <w:ins w:id="205" w:author="校正审阅" w:date="2026-09-28T16:08:14Z" w16du:dateUtc="2026-09-28T16:08:14Z">
        <w:r w:rsidR="20260928">
          <w:rPr>
            <w:rFonts w:ascii="Times New Roman" w:eastAsia="SimSun" w:hAnsi="SimSun"/>
            <w:sz w:val="24"/>
            <w:szCs w:val="24"/>
          </w:rPr>
          <w:t xml:space="preserve">C后评估搜索</w:t>
        </w:r>
      </w:ins>
      <w:r w:rsidR="20260928">
        <w:rPr>
          <w:rFonts w:ascii="Times New Roman" w:eastAsia="SimSun" w:hAnsi="SimSun"/>
          <w:sz w:val="24"/>
          <w:szCs w:val="24"/>
        </w:rPr>
        <w:t xml:space="preserve">难</w:t>
      </w:r>
      <w:del w:id="213" w:author="校正审阅" w:date="2026-09-28T16:08:14Z" w16du:dateUtc="2026-09-28T16:08:14Z">
        <w:r w:rsidDel="20260928">
          <w:rPr>
            <w:rFonts w:ascii="Times New Roman" w:eastAsia="SimSun" w:hAnsi="SimSun"/>
            <w:sz w:val="24"/>
            <w:szCs w:val="24"/>
          </w:rPr>
          <w:delText xml:space="preserve">题</w:delText>
        </w:r>
      </w:del>
      <w:ins w:id="206" w:author="校正审阅" w:date="2026-09-28T16:08:14Z" w16du:dateUtc="2026-09-28T16:08:14Z">
        <w:r w:rsidR="20260928">
          <w:rPr>
            <w:rFonts w:ascii="Times New Roman" w:eastAsia="SimSun" w:hAnsi="SimSun"/>
            <w:sz w:val="24"/>
            <w:szCs w:val="24"/>
          </w:rPr>
          <w:t xml:space="preserve">度变化</w:t>
        </w:r>
      </w:ins>
      <w:r w:rsidR="20260928">
        <w:rPr>
          <w:rFonts w:ascii="Times New Roman" w:eastAsia="SimSun" w:hAnsi="SimSun"/>
          <w:sz w:val="24"/>
          <w:szCs w:val="24"/>
        </w:rPr>
        <w:t xml:space="preserve">；</w:t>
      </w:r>
    </w:p>
    <w:p w:rsidR="20260928" w:rsidRDefault="20260928" w:rsidP="20260928" w14:paraId="3417950E" w14:textId="6F2EA0B3">
      <w:pPr>
        <w:spacing w:line="360" w:lineRule="auto"/>
        <w:ind w:firstLine="480"/>
        <w:jc w:val="both"/>
      </w:pPr>
      <w:r w:rsidR="20260928">
        <w:rPr>
          <w:rFonts w:ascii="Times New Roman" w:eastAsia="SimSun" w:hAnsi="SimSun"/>
          <w:sz w:val="24"/>
          <w:szCs w:val="24"/>
        </w:rPr>
        <w:t xml:space="preserve">（2）无效移动问题。</w:t>
      </w:r>
      <w:del w:id="221" w:author="校正审阅" w:date="2026-09-28T16:08:14Z" w16du:dateUtc="2026-09-28T16:08:14Z">
        <w:r w:rsidDel="20260928">
          <w:rPr>
            <w:rFonts w:ascii="Times New Roman" w:eastAsia="SimSun" w:hAnsi="SimSun"/>
            <w:sz w:val="24"/>
            <w:szCs w:val="24"/>
          </w:rPr>
          <w:delText xml:space="preserve">现有工作总结的两大失败模式——“已到达</w:delText>
        </w:r>
      </w:del>
      <w:ins w:id="214" w:author="校正审阅" w:date="2026-09-28T16:08:14Z" w16du:dateUtc="2026-09-28T16:08:14Z">
        <w:r w:rsidR="20260928">
          <w:rPr>
            <w:rFonts w:ascii="Times New Roman" w:eastAsia="SimSun" w:hAnsi="SimSun"/>
            <w:sz w:val="24"/>
            <w:szCs w:val="24"/>
          </w:rPr>
          <w:t xml:space="preserve">重复访问、震荡与进入</w:t>
        </w:r>
      </w:ins>
      <w:r w:rsidR="20260928">
        <w:rPr>
          <w:rFonts w:ascii="Times New Roman" w:eastAsia="SimSun" w:hAnsi="SimSun"/>
          <w:sz w:val="24"/>
          <w:szCs w:val="24"/>
        </w:rPr>
        <w:t xml:space="preserve">目标邻域</w:t>
      </w:r>
      <w:del w:id="222" w:author="校正审阅" w:date="2026-09-28T16:08:14Z" w16du:dateUtc="2026-09-28T16:08:14Z">
        <w:r w:rsidDel="20260928">
          <w:rPr>
            <w:rFonts w:ascii="Times New Roman" w:eastAsia="SimSun" w:hAnsi="SimSun"/>
            <w:sz w:val="24"/>
            <w:szCs w:val="24"/>
          </w:rPr>
          <w:delText xml:space="preserve">又漂移</w:delText>
        </w:r>
      </w:del>
      <w:ins w:id="215" w:author="校正审阅" w:date="2026-09-28T16:08:14Z" w16du:dateUtc="2026-09-28T16:08:14Z">
        <w:r w:rsidR="20260928">
          <w:rPr>
            <w:rFonts w:ascii="Times New Roman" w:eastAsia="SimSun" w:hAnsi="SimSun"/>
            <w:sz w:val="24"/>
            <w:szCs w:val="24"/>
          </w:rPr>
          <w:t xml:space="preserve">后</w:t>
        </w:r>
      </w:ins>
      <w:r w:rsidR="20260928">
        <w:rPr>
          <w:rFonts w:ascii="Times New Roman" w:eastAsia="SimSun" w:hAnsi="SimSun"/>
          <w:sz w:val="24"/>
          <w:szCs w:val="24"/>
        </w:rPr>
        <w:t xml:space="preserve">离开</w:t>
      </w:r>
      <w:del w:id="223" w:author="校正审阅" w:date="2026-09-28T16:08:14Z" w16du:dateUtc="2026-09-28T16:08:14Z">
        <w:r w:rsidDel="20260928">
          <w:rPr>
            <w:rFonts w:ascii="Times New Roman" w:eastAsia="SimSun" w:hAnsi="SimSun"/>
            <w:sz w:val="24"/>
            <w:szCs w:val="24"/>
          </w:rPr>
          <w:delText xml:space="preserve">”与“视觉相似区域反复回</w:delText>
        </w:r>
      </w:del>
      <w:ins w:id="216" w:author="校正审阅" w:date="2026-09-28T16:08:14Z" w16du:dateUtc="2026-09-28T16:08:14Z">
        <w:r w:rsidR="20260928">
          <w:rPr>
            <w:rFonts w:ascii="Times New Roman" w:eastAsia="SimSun" w:hAnsi="SimSun"/>
            <w:sz w:val="24"/>
            <w:szCs w:val="24"/>
          </w:rPr>
          <w:t xml:space="preserve">是拟分析的轨迹现象；GOMAA-Geo已包含重</w:t>
        </w:r>
      </w:ins>
      <w:r w:rsidR="20260928">
        <w:rPr>
          <w:rFonts w:ascii="Times New Roman" w:eastAsia="SimSun" w:hAnsi="SimSun"/>
          <w:sz w:val="24"/>
          <w:szCs w:val="24"/>
        </w:rPr>
        <w:t xml:space="preserve">访</w:t>
      </w:r>
      <w:del w:id="224" w:author="校正审阅" w:date="2026-09-28T16:08:14Z" w16du:dateUtc="2026-09-28T16:08:14Z">
        <w:r w:rsidDel="20260928">
          <w:rPr>
            <w:rFonts w:ascii="Times New Roman" w:eastAsia="SimSun" w:hAnsi="SimSun"/>
            <w:sz w:val="24"/>
            <w:szCs w:val="24"/>
          </w:rPr>
          <w:delText xml:space="preserve">、来回震荡”——分别对应探索过程中的“弯路”与“回头路”</w:delText>
        </w:r>
      </w:del>
      <w:ins w:id="217" w:author="校正审阅" w:date="2026-09-28T16:08:14Z" w16du:dateUtc="2026-09-28T16:08:14Z">
        <w:r w:rsidR="20260928">
          <w:rPr>
            <w:rFonts w:ascii="Times New Roman" w:eastAsia="SimSun" w:hAnsi="SimSun"/>
            <w:sz w:val="24"/>
            <w:szCs w:val="24"/>
          </w:rPr>
          <w:t xml:space="preserve">惩罚</w:t>
        </w:r>
      </w:ins>
      <w:r w:rsidR="20260928">
        <w:rPr>
          <w:rFonts w:ascii="Times New Roman" w:eastAsia="SimSun" w:hAnsi="SimSun"/>
          <w:sz w:val="24"/>
          <w:szCs w:val="24"/>
        </w:rPr>
        <w:t xml:space="preserve">，</w:t>
      </w:r>
      <w:del w:id="225" w:author="校正审阅" w:date="2026-09-28T16:08:14Z" w16du:dateUtc="2026-09-28T16:08:14Z">
        <w:r w:rsidDel="20260928">
          <w:rPr>
            <w:rFonts w:ascii="Times New Roman" w:eastAsia="SimSun" w:hAnsi="SimSun"/>
            <w:sz w:val="24"/>
            <w:szCs w:val="24"/>
          </w:rPr>
          <w:delText xml:space="preserve">尚未被</w:delText>
        </w:r>
      </w:del>
      <w:ins w:id="218" w:author="校正审阅" w:date="2026-09-28T16:08:14Z" w16du:dateUtc="2026-09-28T16:08:14Z">
        <w:r w:rsidR="20260928">
          <w:rPr>
            <w:rFonts w:ascii="Times New Roman" w:eastAsia="SimSun" w:hAnsi="SimSun"/>
            <w:sz w:val="24"/>
            <w:szCs w:val="24"/>
          </w:rPr>
          <w:t xml:space="preserve">故不宣称本课题首次解决。拟检验</w:t>
        </w:r>
      </w:ins>
      <w:r w:rsidR="20260928">
        <w:rPr>
          <w:rFonts w:ascii="Times New Roman" w:eastAsia="SimSun" w:hAnsi="SimSun"/>
          <w:sz w:val="24"/>
          <w:szCs w:val="24"/>
        </w:rPr>
        <w:t xml:space="preserve">显式</w:t>
      </w:r>
      <w:del w:id="226" w:author="校正审阅" w:date="2026-09-28T16:08:14Z" w16du:dateUtc="2026-09-28T16:08:14Z">
        <w:r w:rsidDel="20260928">
          <w:rPr>
            <w:rFonts w:ascii="Times New Roman" w:eastAsia="SimSun" w:hAnsi="SimSun"/>
            <w:sz w:val="24"/>
            <w:szCs w:val="24"/>
          </w:rPr>
          <w:delText xml:space="preserve">建模</w:delText>
        </w:r>
      </w:del>
      <w:ins w:id="219" w:author="校正审阅" w:date="2026-09-28T16:08:14Z" w16du:dateUtc="2026-09-28T16:08:14Z">
        <w:r w:rsidR="20260928">
          <w:rPr>
            <w:rFonts w:ascii="Times New Roman" w:eastAsia="SimSun" w:hAnsi="SimSun"/>
            <w:sz w:val="24"/>
            <w:szCs w:val="24"/>
          </w:rPr>
          <w:t xml:space="preserve">记忆</w:t>
        </w:r>
      </w:ins>
      <w:r w:rsidR="20260928">
        <w:rPr>
          <w:rFonts w:ascii="Times New Roman" w:eastAsia="SimSun" w:hAnsi="SimSun"/>
          <w:sz w:val="24"/>
          <w:szCs w:val="24"/>
        </w:rPr>
        <w:t xml:space="preserve">与</w:t>
      </w:r>
      <w:del w:id="227" w:author="校正审阅" w:date="2026-09-28T16:08:14Z" w16du:dateUtc="2026-09-28T16:08:14Z">
        <w:r w:rsidDel="20260928">
          <w:rPr>
            <w:rFonts w:ascii="Times New Roman" w:eastAsia="SimSun" w:hAnsi="SimSun"/>
            <w:sz w:val="24"/>
            <w:szCs w:val="24"/>
          </w:rPr>
          <w:delText xml:space="preserve">解决</w:delText>
        </w:r>
      </w:del>
      <w:ins w:id="220" w:author="校正审阅" w:date="2026-09-28T16:08:14Z" w16du:dateUtc="2026-09-28T16:08:14Z">
        <w:r w:rsidR="20260928">
          <w:rPr>
            <w:rFonts w:ascii="Times New Roman" w:eastAsia="SimSun" w:hAnsi="SimSun"/>
            <w:sz w:val="24"/>
            <w:szCs w:val="24"/>
          </w:rPr>
          <w:t xml:space="preserve">邻域确认能否进一步改善这些现象</w:t>
        </w:r>
      </w:ins>
      <w:r w:rsidR="20260928">
        <w:rPr>
          <w:rFonts w:ascii="Times New Roman" w:eastAsia="SimSun" w:hAnsi="SimSun"/>
          <w:sz w:val="24"/>
          <w:szCs w:val="24"/>
        </w:rPr>
        <w:t xml:space="preserve">；</w:t>
      </w:r>
    </w:p>
    <w:p w:rsidR="20260928" w:rsidRDefault="20260928" w:rsidP="20260928" w14:paraId="4EF4A5AD" w14:textId="006159C3">
      <w:pPr>
        <w:spacing w:line="360" w:lineRule="auto"/>
        <w:ind w:firstLine="480"/>
        <w:jc w:val="both"/>
      </w:pPr>
      <w:r w:rsidR="20260928">
        <w:rPr>
          <w:rFonts w:ascii="Times New Roman" w:eastAsia="SimSun" w:hAnsi="SimSun"/>
          <w:sz w:val="24"/>
          <w:szCs w:val="24"/>
        </w:rPr>
        <w:t xml:space="preserve">（3）</w:t>
      </w:r>
      <w:ins w:id="228" w:author="校正审阅" w:date="2026-09-28T16:08:14Z" w16du:dateUtc="2026-09-28T16:08:14Z">
        <w:r w:rsidR="20260928">
          <w:rPr>
            <w:rFonts w:ascii="Times New Roman" w:eastAsia="SimSun" w:hAnsi="SimSun"/>
            <w:sz w:val="24"/>
            <w:szCs w:val="24"/>
          </w:rPr>
          <w:t xml:space="preserve">方法</w:t>
        </w:r>
      </w:ins>
      <w:r w:rsidR="20260928">
        <w:rPr>
          <w:rFonts w:ascii="Times New Roman" w:eastAsia="SimSun" w:hAnsi="SimSun"/>
          <w:sz w:val="24"/>
          <w:szCs w:val="24"/>
        </w:rPr>
        <w:t xml:space="preserve">路线</w:t>
      </w:r>
      <w:del w:id="233" w:author="校正审阅" w:date="2026-09-28T16:08:14Z" w16du:dateUtc="2026-09-28T16:08:14Z">
        <w:r w:rsidDel="20260928">
          <w:rPr>
            <w:rFonts w:ascii="Times New Roman" w:eastAsia="SimSun" w:hAnsi="SimSun"/>
            <w:sz w:val="24"/>
            <w:szCs w:val="24"/>
          </w:rPr>
          <w:delText xml:space="preserve">空白</w:delText>
        </w:r>
      </w:del>
      <w:r w:rsidR="20260928">
        <w:rPr>
          <w:rFonts w:ascii="Times New Roman" w:eastAsia="SimSun" w:hAnsi="SimSun"/>
          <w:sz w:val="24"/>
          <w:szCs w:val="24"/>
        </w:rPr>
        <w:t xml:space="preserve">。</w:t>
      </w:r>
      <w:del w:id="234" w:author="校正审阅" w:date="2026-09-28T16:08:14Z" w16du:dateUtc="2026-09-28T16:08:14Z">
        <w:r w:rsidDel="20260928">
          <w:rPr>
            <w:rFonts w:ascii="Times New Roman" w:eastAsia="SimSun" w:hAnsi="SimSun"/>
            <w:sz w:val="24"/>
            <w:szCs w:val="24"/>
          </w:rPr>
          <w:delText xml:space="preserve">最新研究转向训练策略网络，而零训练的智能体（Agent）路线在记忆机制与搜索策略上的</w:delText>
        </w:r>
      </w:del>
      <w:ins w:id="229" w:author="校正审阅" w:date="2026-09-28T16:08:14Z" w16du:dateUtc="2026-09-28T16:08:14Z">
        <w:r w:rsidR="20260928">
          <w:rPr>
            <w:rFonts w:ascii="Times New Roman" w:eastAsia="SimSun" w:hAnsi="SimSun"/>
            <w:sz w:val="24"/>
            <w:szCs w:val="24"/>
          </w:rPr>
          <w:t xml:space="preserve">拟自主</w:t>
        </w:r>
      </w:ins>
      <w:r w:rsidR="20260928">
        <w:rPr>
          <w:rFonts w:ascii="Times New Roman" w:eastAsia="SimSun" w:hAnsi="SimSun"/>
          <w:sz w:val="24"/>
          <w:szCs w:val="24"/>
        </w:rPr>
        <w:t xml:space="preserve">设计</w:t>
      </w:r>
      <w:del w:id="235" w:author="校正审阅" w:date="2026-09-28T16:08:14Z" w16du:dateUtc="2026-09-28T16:08:14Z">
        <w:r w:rsidDel="20260928">
          <w:rPr>
            <w:rFonts w:ascii="Times New Roman" w:eastAsia="SimSun" w:hAnsi="SimSun"/>
            <w:sz w:val="24"/>
            <w:szCs w:val="24"/>
          </w:rPr>
          <w:delText xml:space="preserve">空间尚未被充分挖掘。经与指导教师讨论，本课题确定沿</w:delText>
        </w:r>
      </w:del>
      <w:r w:rsidR="20260928">
        <w:rPr>
          <w:rFonts w:ascii="Times New Roman" w:eastAsia="SimSun" w:hAnsi="SimSun"/>
          <w:sz w:val="24"/>
          <w:szCs w:val="24"/>
        </w:rPr>
        <w:t xml:space="preserve">“多智能体 + 记忆与</w:t>
      </w:r>
      <w:ins w:id="230" w:author="校正审阅" w:date="2026-09-28T16:08:14Z" w16du:dateUtc="2026-09-28T16:08:14Z">
        <w:r w:rsidR="20260928">
          <w:rPr>
            <w:rFonts w:ascii="Times New Roman" w:eastAsia="SimSun" w:hAnsi="SimSun"/>
            <w:sz w:val="24"/>
            <w:szCs w:val="24"/>
          </w:rPr>
          <w:t xml:space="preserve">层级</w:t>
        </w:r>
      </w:ins>
      <w:r w:rsidR="20260928">
        <w:rPr>
          <w:rFonts w:ascii="Times New Roman" w:eastAsia="SimSun" w:hAnsi="SimSun"/>
          <w:sz w:val="24"/>
          <w:szCs w:val="24"/>
        </w:rPr>
        <w:t xml:space="preserve">搜索</w:t>
      </w:r>
      <w:ins w:id="231" w:author="校正审阅" w:date="2026-09-28T16:08:14Z" w16du:dateUtc="2026-09-28T16:08:14Z">
        <w:r w:rsidR="20260928">
          <w:rPr>
            <w:rFonts w:ascii="Times New Roman" w:eastAsia="SimSun" w:hAnsi="SimSun"/>
            <w:sz w:val="24"/>
            <w:szCs w:val="24"/>
          </w:rPr>
          <w:t xml:space="preserve">”的免任务训练方案，冻结预训练VLM/LLM参数，通过提示、交互与上下文组织完成决策；其与训练式</w:t>
        </w:r>
      </w:ins>
      <w:r w:rsidR="20260928">
        <w:rPr>
          <w:rFonts w:ascii="Times New Roman" w:eastAsia="SimSun" w:hAnsi="SimSun"/>
          <w:sz w:val="24"/>
          <w:szCs w:val="24"/>
        </w:rPr>
        <w:t xml:space="preserve">策略</w:t>
      </w:r>
      <w:del w:id="236" w:author="校正审阅" w:date="2026-09-28T16:08:14Z" w16du:dateUtc="2026-09-28T16:08:14Z">
        <w:r w:rsidDel="20260928">
          <w:rPr>
            <w:rFonts w:ascii="Times New Roman" w:eastAsia="SimSun" w:hAnsi="SimSun"/>
            <w:sz w:val="24"/>
            <w:szCs w:val="24"/>
          </w:rPr>
          <w:delText xml:space="preserve">创新”方向开展</w:delText>
        </w:r>
      </w:del>
      <w:ins w:id="232" w:author="校正审阅" w:date="2026-09-28T16:08:14Z" w16du:dateUtc="2026-09-28T16:08:14Z">
        <w:r w:rsidR="20260928">
          <w:rPr>
            <w:rFonts w:ascii="Times New Roman" w:eastAsia="SimSun" w:hAnsi="SimSun"/>
            <w:sz w:val="24"/>
            <w:szCs w:val="24"/>
          </w:rPr>
          <w:t xml:space="preserve">的效果及成本差异均需实验验证</w:t>
        </w:r>
      </w:ins>
      <w:r w:rsidR="20260928">
        <w:rPr>
          <w:rFonts w:ascii="Times New Roman" w:eastAsia="SimSun" w:hAnsi="SimSun"/>
          <w:sz w:val="24"/>
          <w:szCs w:val="24"/>
        </w:rPr>
        <w:t xml:space="preserve">。</w:t>
      </w:r>
    </w:p>
    <w:p w:rsidR="20260928" w:rsidRDefault="20260928" w:rsidP="20260928" w14:paraId="252E0CB7" w14:textId="383605D3">
      <w:pPr>
        <w:spacing w:line="360" w:lineRule="auto"/>
        <w:ind w:firstLine="480"/>
        <w:jc w:val="both"/>
      </w:pPr>
      <w:del w:id="246" w:author="校正审阅" w:date="2026-09-28T16:08:14Z" w16du:dateUtc="2026-09-28T16:08:14Z">
        <w:r w:rsidDel="20260928">
          <w:rPr>
            <w:rFonts w:ascii="Times New Roman" w:eastAsia="SimSun" w:hAnsi="SimSun"/>
            <w:sz w:val="24"/>
            <w:szCs w:val="24"/>
          </w:rPr>
          <w:delText xml:space="preserve">值得注意的是，</w:delText>
        </w:r>
      </w:del>
      <w:r w:rsidR="20260928">
        <w:rPr>
          <w:rFonts w:ascii="Times New Roman" w:eastAsia="SimSun" w:hAnsi="SimSun"/>
          <w:sz w:val="24"/>
          <w:szCs w:val="24"/>
        </w:rPr>
        <w:t xml:space="preserve">上述</w:t>
      </w:r>
      <w:del w:id="247" w:author="校正审阅" w:date="2026-09-28T16:08:14Z" w16du:dateUtc="2026-09-28T16:08:14Z">
        <w:r w:rsidDel="20260928">
          <w:rPr>
            <w:rFonts w:ascii="Times New Roman" w:eastAsia="SimSun" w:hAnsi="SimSun"/>
            <w:sz w:val="24"/>
            <w:szCs w:val="24"/>
          </w:rPr>
          <w:delText xml:space="preserve">工作</w:delText>
        </w:r>
      </w:del>
      <w:ins w:id="237" w:author="校正审阅" w:date="2026-09-28T16:08:14Z" w16du:dateUtc="2026-09-28T16:08:14Z">
        <w:r w:rsidR="20260928">
          <w:rPr>
            <w:rFonts w:ascii="Times New Roman" w:eastAsia="SimSun" w:hAnsi="SimSun"/>
            <w:sz w:val="24"/>
            <w:szCs w:val="24"/>
          </w:rPr>
          <w:t xml:space="preserve">研究</w:t>
        </w:r>
      </w:ins>
      <w:r w:rsidR="20260928">
        <w:rPr>
          <w:rFonts w:ascii="Times New Roman" w:eastAsia="SimSun" w:hAnsi="SimSun"/>
          <w:sz w:val="24"/>
          <w:szCs w:val="24"/>
        </w:rPr>
        <w:t xml:space="preserve">共享</w:t>
      </w:r>
      <w:del w:id="248" w:author="校正审阅" w:date="2026-09-28T16:08:14Z" w16du:dateUtc="2026-09-28T16:08:14Z">
        <w:r w:rsidDel="20260928">
          <w:rPr>
            <w:rFonts w:ascii="Times New Roman" w:eastAsia="SimSun" w:hAnsi="SimSun"/>
            <w:sz w:val="24"/>
            <w:szCs w:val="24"/>
          </w:rPr>
          <w:delText xml:space="preserve">同一套实验协议——</w:delText>
        </w:r>
      </w:del>
      <w:r w:rsidR="20260928">
        <w:rPr>
          <w:rFonts w:ascii="Times New Roman" w:eastAsia="SimSun" w:hAnsi="SimSun"/>
          <w:sz w:val="24"/>
          <w:szCs w:val="24"/>
        </w:rPr>
        <w:t xml:space="preserve">网格化</w:t>
      </w:r>
      <w:del w:id="249" w:author="校正审阅" w:date="2026-09-28T16:08:14Z" w16du:dateUtc="2026-09-28T16:08:14Z">
        <w:r w:rsidDel="20260928">
          <w:rPr>
            <w:rFonts w:ascii="Times New Roman" w:eastAsia="SimSun" w:hAnsi="SimSun"/>
            <w:sz w:val="24"/>
            <w:szCs w:val="24"/>
          </w:rPr>
          <w:delText xml:space="preserve">地图、</w:delText>
        </w:r>
      </w:del>
      <w:r w:rsidR="20260928">
        <w:rPr>
          <w:rFonts w:ascii="Times New Roman" w:eastAsia="SimSun" w:hAnsi="SimSun"/>
          <w:sz w:val="24"/>
          <w:szCs w:val="24"/>
        </w:rPr>
        <w:t xml:space="preserve">局部观测</w:t>
      </w:r>
      <w:ins w:id="238" w:author="校正审阅" w:date="2026-09-28T16:08:14Z" w16du:dateUtc="2026-09-28T16:08:14Z">
        <w:r w:rsidR="20260928">
          <w:rPr>
            <w:rFonts w:ascii="Times New Roman" w:eastAsia="SimSun" w:hAnsi="SimSun"/>
            <w:sz w:val="24"/>
            <w:szCs w:val="24"/>
          </w:rPr>
          <w:t xml:space="preserve">任务的基本形式，但并非全部使用相同数据和协议。开展数值比较前，须核对split</w:t>
        </w:r>
      </w:ins>
      <w:r w:rsidR="20260928">
        <w:rPr>
          <w:rFonts w:ascii="Times New Roman" w:eastAsia="SimSun" w:hAnsi="SimSun"/>
          <w:sz w:val="24"/>
          <w:szCs w:val="24"/>
        </w:rPr>
        <w:t xml:space="preserve">、</w:t>
      </w:r>
      <w:del w:id="250" w:author="校正审阅" w:date="2026-09-28T16:08:14Z" w16du:dateUtc="2026-09-28T16:08:14Z">
        <w:r w:rsidDel="20260928">
          <w:rPr>
            <w:rFonts w:ascii="Times New Roman" w:eastAsia="SimSun" w:hAnsi="SimSun"/>
            <w:sz w:val="24"/>
            <w:szCs w:val="24"/>
          </w:rPr>
          <w:delText xml:space="preserve">步</w:delText>
        </w:r>
      </w:del>
      <w:ins w:id="239" w:author="校正审阅" w:date="2026-09-28T16:08:14Z" w16du:dateUtc="2026-09-28T16:08:14Z">
        <w:r w:rsidR="20260928">
          <w:rPr>
            <w:rFonts w:ascii="Times New Roman" w:eastAsia="SimSun" w:hAnsi="SimSun"/>
            <w:sz w:val="24"/>
            <w:szCs w:val="24"/>
          </w:rPr>
          <w:t xml:space="preserve">地理区域与目标模态、图像预处理及单格视野、动作与边界规则、B/C、任务采样、训练</w:t>
        </w:r>
      </w:ins>
      <w:r w:rsidR="20260928">
        <w:rPr>
          <w:rFonts w:ascii="Times New Roman" w:eastAsia="SimSun" w:hAnsi="SimSun"/>
          <w:sz w:val="24"/>
          <w:szCs w:val="24"/>
        </w:rPr>
        <w:t xml:space="preserve">数</w:t>
      </w:r>
      <w:del w:id="251" w:author="校正审阅" w:date="2026-09-28T16:08:14Z" w16du:dateUtc="2026-09-28T16:08:14Z">
        <w:r w:rsidDel="20260928">
          <w:rPr>
            <w:rFonts w:ascii="Times New Roman" w:eastAsia="SimSun" w:hAnsi="SimSun"/>
            <w:sz w:val="24"/>
            <w:szCs w:val="24"/>
          </w:rPr>
          <w:delText xml:space="preserve">预算，统一采用成功率（SR）与</w:delText>
        </w:r>
      </w:del>
      <w:ins w:id="240" w:author="校正审阅" w:date="2026-09-28T16:08:14Z" w16du:dateUtc="2026-09-28T16:08:14Z">
        <w:r w:rsidR="20260928">
          <w:rPr>
            <w:rFonts w:ascii="Times New Roman" w:eastAsia="SimSun" w:hAnsi="SimSun"/>
            <w:sz w:val="24"/>
            <w:szCs w:val="24"/>
          </w:rPr>
          <w:t xml:space="preserve">据和权重、解码及</w:t>
        </w:r>
      </w:ins>
      <w:r w:rsidR="20260928">
        <w:rPr>
          <w:rFonts w:ascii="Times New Roman" w:eastAsia="SimSun" w:hAnsi="SimSun"/>
          <w:sz w:val="24"/>
          <w:szCs w:val="24"/>
        </w:rPr>
        <w:t xml:space="preserve">终止</w:t>
      </w:r>
      <w:del w:id="252" w:author="校正审阅" w:date="2026-09-28T16:08:14Z" w16du:dateUtc="2026-09-28T16:08:14Z">
        <w:r w:rsidDel="20260928">
          <w:rPr>
            <w:rFonts w:ascii="Times New Roman" w:eastAsia="SimSun" w:hAnsi="SimSun"/>
            <w:sz w:val="24"/>
            <w:szCs w:val="24"/>
          </w:rPr>
          <w:delText xml:space="preserve">网格距离（SG）作为评价指标，并在 </w:delText>
        </w:r>
      </w:del>
      <w:ins w:id="241" w:author="校正审阅" w:date="2026-09-28T16:08:14Z" w16du:dateUtc="2026-09-28T16:08:14Z">
        <w:r w:rsidR="20260928">
          <w:rPr>
            <w:rFonts w:ascii="Times New Roman" w:eastAsia="SimSun" w:hAnsi="SimSun"/>
            <w:sz w:val="24"/>
            <w:szCs w:val="24"/>
          </w:rPr>
          <w:t xml:space="preserve">规则。</w:t>
        </w:r>
      </w:ins>
      <w:r w:rsidR="20260928">
        <w:rPr>
          <w:rFonts w:ascii="Times New Roman" w:eastAsia="SimSun" w:hAnsi="SimSun"/>
          <w:sz w:val="24"/>
          <w:szCs w:val="24"/>
        </w:rPr>
        <w:t xml:space="preserve">MASA、MM-GAG、SwissView</w:t>
      </w:r>
      <w:del w:id="253" w:author="校正审阅" w:date="2026-09-28T16:08:14Z" w16du:dateUtc="2026-09-28T16:08:14Z">
        <w:r w:rsidDel="20260928">
          <w:rPr>
            <w:rFonts w:ascii="Times New Roman" w:eastAsia="SimSun" w:hAnsi="SimSun"/>
            <w:sz w:val="24"/>
            <w:szCs w:val="24"/>
          </w:rPr>
          <w:delText xml:space="preserve">、</w:delText>
        </w:r>
      </w:del>
      <w:ins w:id="242" w:author="校正审阅" w:date="2026-09-28T16:08:14Z" w16du:dateUtc="2026-09-28T16:08:14Z">
        <w:r w:rsidR="20260928">
          <w:rPr>
            <w:rFonts w:ascii="Times New Roman" w:eastAsia="SimSun" w:hAnsi="SimSun"/>
            <w:sz w:val="24"/>
            <w:szCs w:val="24"/>
          </w:rPr>
          <w:t xml:space="preserve">及</w:t>
        </w:r>
      </w:ins>
      <w:r w:rsidR="20260928">
        <w:rPr>
          <w:rFonts w:ascii="Times New Roman" w:eastAsia="SimSun" w:hAnsi="SimSun"/>
          <w:sz w:val="24"/>
          <w:szCs w:val="24"/>
        </w:rPr>
        <w:t xml:space="preserve">xBD</w:t>
      </w:r>
      <w:r w:rsidR="20260928">
        <w:rPr>
          <w:rFonts w:ascii="Times New Roman" w:eastAsia="SimSun" w:hAnsi="SimSun"/>
          <w:sz w:val="24"/>
          <w:szCs w:val="24"/>
          <w:vertAlign w:val="superscript"/>
        </w:rPr>
        <w:t xml:space="preserve">[12]</w:t>
      </w:r>
      <w:del w:id="254" w:author="校正审阅" w:date="2026-09-28T16:08:14Z" w16du:dateUtc="2026-09-28T16:08:14Z">
        <w:r w:rsidDel="20260928">
          <w:rPr>
            <w:rFonts w:ascii="Times New Roman" w:eastAsia="SimSun" w:hAnsi="SimSun"/>
            <w:sz w:val="24"/>
            <w:szCs w:val="24"/>
          </w:rPr>
          <w:delText xml:space="preserve">等公开</w:delText>
        </w:r>
      </w:del>
      <w:ins w:id="243" w:author="校正审阅" w:date="2026-09-28T16:08:14Z" w16du:dateUtc="2026-09-28T16:08:14Z">
        <w:r w:rsidR="20260928">
          <w:rPr>
            <w:rFonts w:ascii="Times New Roman" w:eastAsia="SimSun" w:hAnsi="SimSun"/>
            <w:sz w:val="24"/>
            <w:szCs w:val="24"/>
          </w:rPr>
          <w:t xml:space="preserve">可作为候选数据来源；论文报告值仅作背景，不可与本地不同</w:t>
        </w:r>
      </w:ins>
      <w:r w:rsidR="20260928">
        <w:rPr>
          <w:rFonts w:ascii="Times New Roman" w:eastAsia="SimSun" w:hAnsi="SimSun"/>
          <w:sz w:val="24"/>
          <w:szCs w:val="24"/>
        </w:rPr>
        <w:t xml:space="preserve">数据集</w:t>
      </w:r>
      <w:del w:id="255" w:author="校正审阅" w:date="2026-09-28T16:08:14Z" w16du:dateUtc="2026-09-28T16:08:14Z">
        <w:r w:rsidDel="20260928">
          <w:rPr>
            <w:rFonts w:ascii="Times New Roman" w:eastAsia="SimSun" w:hAnsi="SimSun"/>
            <w:sz w:val="24"/>
            <w:szCs w:val="24"/>
          </w:rPr>
          <w:delText xml:space="preserve">上评测。这为本课题提供了可</w:delText>
        </w:r>
      </w:del>
      <w:ins w:id="244" w:author="校正审阅" w:date="2026-09-28T16:08:14Z" w16du:dateUtc="2026-09-28T16:08:14Z">
        <w:r w:rsidR="20260928">
          <w:rPr>
            <w:rFonts w:ascii="Times New Roman" w:eastAsia="SimSun" w:hAnsi="SimSun"/>
            <w:sz w:val="24"/>
            <w:szCs w:val="24"/>
          </w:rPr>
          <w:t xml:space="preserve">结果</w:t>
        </w:r>
      </w:ins>
      <w:r w:rsidR="20260928">
        <w:rPr>
          <w:rFonts w:ascii="Times New Roman" w:eastAsia="SimSun" w:hAnsi="SimSun"/>
          <w:sz w:val="24"/>
          <w:szCs w:val="24"/>
        </w:rPr>
        <w:t xml:space="preserve">直接</w:t>
      </w:r>
      <w:del w:id="256" w:author="校正审阅" w:date="2026-09-28T16:08:14Z" w16du:dateUtc="2026-09-28T16:08:14Z">
        <w:r w:rsidDel="20260928">
          <w:rPr>
            <w:rFonts w:ascii="Times New Roman" w:eastAsia="SimSun" w:hAnsi="SimSun"/>
            <w:sz w:val="24"/>
            <w:szCs w:val="24"/>
          </w:rPr>
          <w:delText xml:space="preserve">对比的公开基准，无需自行采集构建数据集</w:delText>
        </w:r>
      </w:del>
      <w:ins w:id="245" w:author="校正审阅" w:date="2026-09-28T16:08:14Z" w16du:dateUtc="2026-09-28T16:08:14Z">
        <w:r w:rsidR="20260928">
          <w:rPr>
            <w:rFonts w:ascii="Times New Roman" w:eastAsia="SimSun" w:hAnsi="SimSun"/>
            <w:sz w:val="24"/>
            <w:szCs w:val="24"/>
          </w:rPr>
          <w:t xml:space="preserve">相减并宣称提升</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三、研究目标</w:t>
      </w:r>
    </w:p>
    <w:p w:rsidR="20260928" w:rsidRDefault="20260928" w:rsidP="20260928" w14:paraId="60A2FF8B" w14:textId="2057142C">
      <w:pPr>
        <w:spacing w:line="360" w:lineRule="auto"/>
        <w:ind w:firstLine="480"/>
        <w:jc w:val="both"/>
      </w:pPr>
      <w:r w:rsidR="20260928">
        <w:rPr>
          <w:rFonts w:ascii="Times New Roman" w:eastAsia="SimSun" w:hAnsi="SimSun"/>
          <w:sz w:val="24"/>
          <w:szCs w:val="24"/>
        </w:rPr>
        <w:t xml:space="preserve">总体目标：构建</w:t>
      </w:r>
      <w:del w:id="264" w:author="校正审阅" w:date="2026-09-28T16:08:14Z" w16du:dateUtc="2026-09-28T16:08:14Z">
        <w:r w:rsidDel="20260928">
          <w:rPr>
            <w:rFonts w:ascii="Times New Roman" w:eastAsia="SimSun" w:hAnsi="SimSun"/>
            <w:sz w:val="24"/>
            <w:szCs w:val="24"/>
          </w:rPr>
          <w:delText xml:space="preserve">智能体与地理环境交互</w:delText>
        </w:r>
      </w:del>
      <w:ins w:id="257" w:author="校正审阅" w:date="2026-09-28T16:08:14Z" w16du:dateUtc="2026-09-28T16:08:14Z">
        <w:r w:rsidR="20260928">
          <w:rPr>
            <w:rFonts w:ascii="Times New Roman" w:eastAsia="SimSun" w:hAnsi="SimSun"/>
            <w:sz w:val="24"/>
            <w:szCs w:val="24"/>
          </w:rPr>
          <w:t xml:space="preserve">局部观测下</w:t>
        </w:r>
      </w:ins>
      <w:r w:rsidR="20260928">
        <w:rPr>
          <w:rFonts w:ascii="Times New Roman" w:eastAsia="SimSun" w:hAnsi="SimSun"/>
          <w:sz w:val="24"/>
          <w:szCs w:val="24"/>
        </w:rPr>
        <w:t xml:space="preserve">的主动地理定位实验平台，</w:t>
      </w:r>
      <w:ins w:id="258" w:author="校正审阅" w:date="2026-09-28T16:08:14Z" w16du:dateUtc="2026-09-28T16:08:14Z">
        <w:r w:rsidR="20260928">
          <w:rPr>
            <w:rFonts w:ascii="Times New Roman" w:eastAsia="SimSun" w:hAnsi="SimSun"/>
            <w:sz w:val="24"/>
            <w:szCs w:val="24"/>
          </w:rPr>
          <w:t xml:space="preserve">自主</w:t>
        </w:r>
      </w:ins>
      <w:r w:rsidR="20260928">
        <w:rPr>
          <w:rFonts w:ascii="Times New Roman" w:eastAsia="SimSun" w:hAnsi="SimSun"/>
          <w:sz w:val="24"/>
          <w:szCs w:val="24"/>
        </w:rPr>
        <w:t xml:space="preserve">设计</w:t>
      </w:r>
      <w:del w:id="265" w:author="校正审阅" w:date="2026-09-28T16:08:14Z" w16du:dateUtc="2026-09-28T16:08:14Z">
        <w:r w:rsidDel="20260928">
          <w:rPr>
            <w:rFonts w:ascii="Times New Roman" w:eastAsia="SimSun" w:hAnsi="SimSun"/>
            <w:sz w:val="24"/>
            <w:szCs w:val="24"/>
          </w:rPr>
          <w:delText xml:space="preserve">并实现一套基于</w:delText>
        </w:r>
      </w:del>
      <w:ins w:id="259" w:author="校正审阅" w:date="2026-09-28T16:08:14Z" w16du:dateUtc="2026-09-28T16:08:14Z">
        <w:r w:rsidR="20260928">
          <w:rPr>
            <w:rFonts w:ascii="Times New Roman" w:eastAsia="SimSun" w:hAnsi="SimSun"/>
            <w:sz w:val="24"/>
            <w:szCs w:val="24"/>
          </w:rPr>
          <w:t xml:space="preserve">零训练的</w:t>
        </w:r>
      </w:ins>
      <w:r w:rsidR="20260928">
        <w:rPr>
          <w:rFonts w:ascii="Times New Roman" w:eastAsia="SimSun" w:hAnsi="SimSun"/>
          <w:sz w:val="24"/>
          <w:szCs w:val="24"/>
        </w:rPr>
        <w:t xml:space="preserve">多智能体</w:t>
      </w:r>
      <w:del w:id="266" w:author="校正审阅" w:date="2026-09-28T16:08:14Z" w16du:dateUtc="2026-09-28T16:08:14Z">
        <w:r w:rsidDel="20260928">
          <w:rPr>
            <w:rFonts w:ascii="Times New Roman" w:eastAsia="SimSun" w:hAnsi="SimSun"/>
            <w:sz w:val="24"/>
            <w:szCs w:val="24"/>
          </w:rPr>
          <w:delText xml:space="preserve">协作、具备</w:delText>
        </w:r>
      </w:del>
      <w:r w:rsidR="20260928">
        <w:rPr>
          <w:rFonts w:ascii="Times New Roman" w:eastAsia="SimSun" w:hAnsi="SimSun"/>
          <w:sz w:val="24"/>
          <w:szCs w:val="24"/>
        </w:rPr>
        <w:t xml:space="preserve">记忆与层级搜索</w:t>
      </w:r>
      <w:ins w:id="260" w:author="校正审阅" w:date="2026-09-28T16:08:14Z" w16du:dateUtc="2026-09-28T16:08:14Z">
        <w:r w:rsidR="20260928">
          <w:rPr>
            <w:rFonts w:ascii="Times New Roman" w:eastAsia="SimSun" w:hAnsi="SimSun"/>
            <w:sz w:val="24"/>
            <w:szCs w:val="24"/>
          </w:rPr>
          <w:t xml:space="preserve">方法，检验其</w:t>
        </w:r>
      </w:ins>
      <w:r w:rsidR="20260928">
        <w:rPr>
          <w:rFonts w:ascii="Times New Roman" w:eastAsia="SimSun" w:hAnsi="SimSun"/>
          <w:sz w:val="24"/>
          <w:szCs w:val="24"/>
        </w:rPr>
        <w:t xml:space="preserve">能</w:t>
      </w:r>
      <w:del w:id="267" w:author="校正审阅" w:date="2026-09-28T16:08:14Z" w16du:dateUtc="2026-09-28T16:08:14Z">
        <w:r w:rsidDel="20260928">
          <w:rPr>
            <w:rFonts w:ascii="Times New Roman" w:eastAsia="SimSun" w:hAnsi="SimSun"/>
            <w:sz w:val="24"/>
            <w:szCs w:val="24"/>
          </w:rPr>
          <w:delText xml:space="preserve">力的主动视觉地理</w:delText>
        </w:r>
      </w:del>
      <w:ins w:id="261" w:author="校正审阅" w:date="2026-09-28T16:08:14Z" w16du:dateUtc="2026-09-28T16:08:14Z">
        <w:r w:rsidR="20260928">
          <w:rPr>
            <w:rFonts w:ascii="Times New Roman" w:eastAsia="SimSun" w:hAnsi="SimSun"/>
            <w:sz w:val="24"/>
            <w:szCs w:val="24"/>
          </w:rPr>
          <w:t xml:space="preserve">否改善</w:t>
        </w:r>
      </w:ins>
      <w:r w:rsidR="20260928">
        <w:rPr>
          <w:rFonts w:ascii="Times New Roman" w:eastAsia="SimSun" w:hAnsi="SimSun"/>
          <w:sz w:val="24"/>
          <w:szCs w:val="24"/>
        </w:rPr>
        <w:t xml:space="preserve">定位</w:t>
      </w:r>
      <w:del w:id="268" w:author="校正审阅" w:date="2026-09-28T16:08:14Z" w16du:dateUtc="2026-09-28T16:08:14Z">
        <w:r w:rsidDel="20260928">
          <w:rPr>
            <w:rFonts w:ascii="Times New Roman" w:eastAsia="SimSun" w:hAnsi="SimSun"/>
            <w:sz w:val="24"/>
            <w:szCs w:val="24"/>
          </w:rPr>
          <w:delText xml:space="preserve">方法（Agent 路线、零训练），在公开基准上系统验证其有效性，重点提升大尺度任务性能</w:delText>
        </w:r>
      </w:del>
      <w:ins w:id="262" w:author="校正审阅" w:date="2026-09-28T16:08:14Z" w16du:dateUtc="2026-09-28T16:08:14Z">
        <w:r w:rsidR="20260928">
          <w:rPr>
            <w:rFonts w:ascii="Times New Roman" w:eastAsia="SimSun" w:hAnsi="SimSun"/>
            <w:sz w:val="24"/>
            <w:szCs w:val="24"/>
          </w:rPr>
          <w:t xml:space="preserve">表现</w:t>
        </w:r>
      </w:ins>
      <w:r w:rsidR="20260928">
        <w:rPr>
          <w:rFonts w:ascii="Times New Roman" w:eastAsia="SimSun" w:hAnsi="SimSun"/>
          <w:sz w:val="24"/>
          <w:szCs w:val="24"/>
        </w:rPr>
        <w:t xml:space="preserve">并减少无效探索。</w:t>
      </w:r>
      <w:ins w:id="263" w:author="校正审阅" w:date="2026-09-28T16:08:14Z" w16du:dateUtc="2026-09-28T16:08:14Z">
        <w:r w:rsidR="20260928">
          <w:rPr>
            <w:rFonts w:ascii="Times New Roman" w:eastAsia="SimSun" w:hAnsi="SimSun"/>
            <w:sz w:val="24"/>
            <w:szCs w:val="24"/>
          </w:rPr>
          <w:t xml:space="preserve">这里“零训练”指不进行本课题任务相关的参数训练或微调，不否认基础模型已有预训练。研究目标与创新点均为待验证假设，允许得到不支持假设的结果。</w:t>
        </w:r>
      </w:ins>
      <w:r w:rsidR="20260928">
        <w:rPr>
          <w:rFonts w:ascii="Times New Roman" w:eastAsia="SimSun" w:hAnsi="SimSun"/>
          <w:sz w:val="24"/>
          <w:szCs w:val="24"/>
        </w:rPr>
        <w:t xml:space="preserve">具体目标如下：</w:t>
      </w:r>
    </w:p>
    <w:p w:rsidR="20260928" w:rsidRDefault="20260928" w:rsidP="20260928" w14:paraId="3A6711ED" w14:textId="1FA1F589">
      <w:pPr>
        <w:pStyle w:val="ListParagraph"/>
        <w:numPr>
          <w:ilvl w:val="0"/>
          <w:numId w:val="2"/>
        </w:numPr>
        <w:spacing w:line="360" w:lineRule="auto"/>
        <w:jc w:val="both"/>
      </w:pPr>
      <w:r w:rsidR="20260928">
        <w:rPr>
          <w:rFonts w:ascii="Times New Roman" w:eastAsia="SimSun" w:hAnsi="SimSun"/>
          <w:sz w:val="24"/>
          <w:szCs w:val="24"/>
        </w:rPr>
        <w:t xml:space="preserve">平台目标：</w:t>
      </w:r>
      <w:del w:id="274" w:author="校正审阅" w:date="2026-09-28T16:08:14Z" w16du:dateUtc="2026-09-28T16:08:14Z">
        <w:r w:rsidDel="20260928">
          <w:rPr>
            <w:rFonts w:ascii="Times New Roman" w:eastAsia="SimSun" w:hAnsi="SimSun"/>
            <w:sz w:val="24"/>
            <w:szCs w:val="24"/>
          </w:rPr>
          <w:delText xml:space="preserve">实现网格化交互式仿真实验平台，</w:delText>
        </w:r>
      </w:del>
      <w:r w:rsidR="20260928">
        <w:rPr>
          <w:rFonts w:ascii="Times New Roman" w:eastAsia="SimSun" w:hAnsi="SimSun"/>
          <w:sz w:val="24"/>
          <w:szCs w:val="24"/>
        </w:rPr>
        <w:t xml:space="preserve">支持多模态</w:t>
      </w:r>
      <w:del w:id="275" w:author="校正审阅" w:date="2026-09-28T16:08:14Z" w16du:dateUtc="2026-09-28T16:08:14Z">
        <w:r w:rsidDel="20260928">
          <w:rPr>
            <w:rFonts w:ascii="Times New Roman" w:eastAsia="SimSun" w:hAnsi="SimSun"/>
            <w:sz w:val="24"/>
            <w:szCs w:val="24"/>
          </w:rPr>
          <w:delText xml:space="preserve">目标</w:delText>
        </w:r>
      </w:del>
      <w:r w:rsidR="20260928">
        <w:rPr>
          <w:rFonts w:ascii="Times New Roman" w:eastAsia="SimSun" w:hAnsi="SimSun"/>
          <w:sz w:val="24"/>
          <w:szCs w:val="24"/>
        </w:rPr>
        <w:t xml:space="preserve">线索</w:t>
      </w:r>
      <w:del w:id="276" w:author="校正审阅" w:date="2026-09-28T16:08:14Z" w16du:dateUtc="2026-09-28T16:08:14Z">
        <w:r w:rsidDel="20260928">
          <w:rPr>
            <w:rFonts w:ascii="Times New Roman" w:eastAsia="SimSun" w:hAnsi="SimSun"/>
            <w:sz w:val="24"/>
            <w:szCs w:val="24"/>
          </w:rPr>
          <w:delText xml:space="preserve">输入，网格尺度（</w:delText>
        </w:r>
      </w:del>
      <w:ins w:id="269" w:author="校正审阅" w:date="2026-09-28T16:08:14Z" w16du:dateUtc="2026-09-28T16:08:14Z">
        <w:r w:rsidR="20260928">
          <w:rPr>
            <w:rFonts w:ascii="Times New Roman" w:eastAsia="SimSun" w:hAnsi="SimSun"/>
            <w:sz w:val="24"/>
            <w:szCs w:val="24"/>
          </w:rPr>
          <w:t xml:space="preserve">、</w:t>
        </w:r>
      </w:ins>
      <w:r w:rsidR="20260928">
        <w:rPr>
          <w:rFonts w:ascii="Times New Roman" w:eastAsia="SimSun" w:hAnsi="SimSun"/>
          <w:sz w:val="24"/>
          <w:szCs w:val="24"/>
        </w:rPr>
        <w:t xml:space="preserve">5×5</w:t>
      </w:r>
      <w:del w:id="277"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至</w:t>
      </w:r>
      <w:del w:id="278"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25×25</w:t>
      </w:r>
      <w:del w:id="279" w:author="校正审阅" w:date="2026-09-28T16:08:14Z" w16du:dateUtc="2026-09-28T16:08:14Z">
        <w:r w:rsidDel="20260928">
          <w:rPr>
            <w:rFonts w:ascii="Times New Roman" w:eastAsia="SimSun" w:hAnsi="SimSun"/>
            <w:sz w:val="24"/>
            <w:szCs w:val="24"/>
          </w:rPr>
          <w:delText xml:space="preserve">）与搜索预算</w:delText>
        </w:r>
      </w:del>
      <w:r w:rsidR="20260928">
        <w:rPr>
          <w:rFonts w:ascii="Times New Roman" w:eastAsia="SimSun" w:hAnsi="SimSun"/>
          <w:sz w:val="24"/>
          <w:szCs w:val="24"/>
        </w:rPr>
        <w:t xml:space="preserve">可配置</w:t>
      </w:r>
      <w:ins w:id="270" w:author="校正审阅" w:date="2026-09-28T16:08:14Z" w16du:dateUtc="2026-09-28T16:08:14Z">
        <w:r w:rsidR="20260928">
          <w:rPr>
            <w:rFonts w:ascii="Times New Roman" w:eastAsia="SimSun" w:hAnsi="SimSun"/>
            <w:sz w:val="24"/>
            <w:szCs w:val="24"/>
          </w:rPr>
          <w:t xml:space="preserve">网格、预算B与初始距离C；记录覆盖范围、单格视野和分辨率</w:t>
        </w:r>
      </w:ins>
      <w:r w:rsidR="20260928">
        <w:rPr>
          <w:rFonts w:ascii="Times New Roman" w:eastAsia="SimSun" w:hAnsi="SimSun"/>
          <w:sz w:val="24"/>
          <w:szCs w:val="24"/>
        </w:rPr>
        <w:t xml:space="preserve">，</w:t>
      </w:r>
      <w:del w:id="280" w:author="校正审阅" w:date="2026-09-28T16:08:14Z" w16du:dateUtc="2026-09-28T16:08:14Z">
        <w:r w:rsidDel="20260928">
          <w:rPr>
            <w:rFonts w:ascii="Times New Roman" w:eastAsia="SimSun" w:hAnsi="SimSun"/>
            <w:sz w:val="24"/>
            <w:szCs w:val="24"/>
          </w:rPr>
          <w:delText xml:space="preserve">内置 </w:delText>
        </w:r>
      </w:del>
      <w:ins w:id="271" w:author="校正审阅" w:date="2026-09-28T16:08:14Z" w16du:dateUtc="2026-09-28T16:08:14Z">
        <w:r w:rsidR="20260928">
          <w:rPr>
            <w:rFonts w:ascii="Times New Roman" w:eastAsia="SimSun" w:hAnsi="SimSun"/>
            <w:sz w:val="24"/>
            <w:szCs w:val="24"/>
          </w:rPr>
          <w:t xml:space="preserve">提供</w:t>
        </w:r>
      </w:ins>
      <w:r w:rsidR="20260928">
        <w:rPr>
          <w:rFonts w:ascii="Times New Roman" w:eastAsia="SimSun" w:hAnsi="SimSun"/>
          <w:sz w:val="24"/>
          <w:szCs w:val="24"/>
        </w:rPr>
        <w:t xml:space="preserve">SR/SG</w:t>
      </w:r>
      <w:del w:id="281" w:author="校正审阅" w:date="2026-09-28T16:08:14Z" w16du:dateUtc="2026-09-28T16:08:14Z">
        <w:r w:rsidDel="20260928">
          <w:rPr>
            <w:rFonts w:ascii="Times New Roman" w:eastAsia="SimSun" w:hAnsi="SimSun"/>
            <w:sz w:val="24"/>
            <w:szCs w:val="24"/>
          </w:rPr>
          <w:delText xml:space="preserve"> 统一</w:delText>
        </w:r>
      </w:del>
      <w:ins w:id="272" w:author="校正审阅" w:date="2026-09-28T16:08:14Z" w16du:dateUtc="2026-09-28T16:08:14Z">
        <w:r w:rsidR="20260928">
          <w:rPr>
            <w:rFonts w:ascii="Times New Roman" w:eastAsia="SimSun" w:hAnsi="SimSun"/>
            <w:sz w:val="24"/>
            <w:szCs w:val="24"/>
          </w:rPr>
          <w:t xml:space="preserve">及轨迹分析，并严格隔离智能体观测与</w:t>
        </w:r>
      </w:ins>
      <w:r w:rsidR="20260928">
        <w:rPr>
          <w:rFonts w:ascii="Times New Roman" w:eastAsia="SimSun" w:hAnsi="SimSun"/>
          <w:sz w:val="24"/>
          <w:szCs w:val="24"/>
        </w:rPr>
        <w:t xml:space="preserve">评测</w:t>
      </w:r>
      <w:del w:id="282" w:author="校正审阅" w:date="2026-09-28T16:08:14Z" w16du:dateUtc="2026-09-28T16:08:14Z">
        <w:r w:rsidDel="20260928">
          <w:rPr>
            <w:rFonts w:ascii="Times New Roman" w:eastAsia="SimSun" w:hAnsi="SimSun"/>
            <w:sz w:val="24"/>
            <w:szCs w:val="24"/>
          </w:rPr>
          <w:delText xml:space="preserve">与轨迹可视化</w:delText>
        </w:r>
      </w:del>
      <w:ins w:id="273" w:author="校正审阅" w:date="2026-09-28T16:08:14Z" w16du:dateUtc="2026-09-28T16:08:14Z">
        <w:r w:rsidR="20260928">
          <w:rPr>
            <w:rFonts w:ascii="Times New Roman" w:eastAsia="SimSun" w:hAnsi="SimSun"/>
            <w:sz w:val="24"/>
            <w:szCs w:val="24"/>
          </w:rPr>
          <w:t xml:space="preserve">真值</w:t>
        </w:r>
      </w:ins>
      <w:r w:rsidR="20260928">
        <w:rPr>
          <w:rFonts w:ascii="Times New Roman" w:eastAsia="SimSun" w:hAnsi="SimSun"/>
          <w:sz w:val="24"/>
          <w:szCs w:val="24"/>
        </w:rPr>
        <w:t xml:space="preserve">；</w:t>
      </w:r>
    </w:p>
    <w:p w:rsidR="20260928" w:rsidRDefault="20260928" w:rsidP="20260928" w14:paraId="5E5C596C" w14:textId="4594A09B">
      <w:pPr>
        <w:pStyle w:val="ListParagraph"/>
        <w:numPr>
          <w:ilvl w:val="0"/>
          <w:numId w:val="2"/>
        </w:numPr>
        <w:spacing w:line="360" w:lineRule="auto"/>
        <w:jc w:val="both"/>
      </w:pPr>
      <w:r w:rsidR="20260928">
        <w:rPr>
          <w:rFonts w:ascii="Times New Roman" w:eastAsia="SimSun" w:hAnsi="SimSun"/>
          <w:sz w:val="24"/>
          <w:szCs w:val="24"/>
        </w:rPr>
        <w:t xml:space="preserve">方法目标：</w:t>
      </w:r>
      <w:del w:id="287" w:author="校正审阅" w:date="2026-09-28T16:08:14Z" w16du:dateUtc="2026-09-28T16:08:14Z">
        <w:r w:rsidDel="20260928">
          <w:rPr>
            <w:rFonts w:ascii="Times New Roman" w:eastAsia="SimSun" w:hAnsi="SimSun"/>
            <w:sz w:val="24"/>
            <w:szCs w:val="24"/>
          </w:rPr>
          <w:delText xml:space="preserve">复现 </w:delText>
        </w:r>
      </w:del>
      <w:ins w:id="283" w:author="校正审阅" w:date="2026-09-28T16:08:14Z" w16du:dateUtc="2026-09-28T16:08:14Z">
        <w:r w:rsidR="20260928">
          <w:rPr>
            <w:rFonts w:ascii="Times New Roman" w:eastAsia="SimSun" w:hAnsi="SimSun"/>
            <w:sz w:val="24"/>
            <w:szCs w:val="24"/>
          </w:rPr>
          <w:t xml:space="preserve">自主设计感知、记忆与决策协调的多智能体基础框架，研究“少走回头路”的episode内记忆与“少走弯路”的层级搜索；</w:t>
        </w:r>
      </w:ins>
      <w:r w:rsidR="20260928">
        <w:rPr>
          <w:rFonts w:ascii="Times New Roman" w:eastAsia="SimSun" w:hAnsi="SimSun"/>
          <w:sz w:val="24"/>
          <w:szCs w:val="24"/>
        </w:rPr>
        <w:t xml:space="preserve">GOMAA-Geo</w:t>
      </w:r>
      <w:del w:id="288" w:author="校正审阅" w:date="2026-09-28T16:08:14Z" w16du:dateUtc="2026-09-28T16:08:14Z">
        <w:r w:rsidDel="20260928">
          <w:rPr>
            <w:rFonts w:ascii="Times New Roman" w:eastAsia="SimSun" w:hAnsi="SimSun"/>
            <w:sz w:val="24"/>
            <w:szCs w:val="24"/>
          </w:rPr>
          <w:delText xml:space="preserve"> </w:delText>
        </w:r>
      </w:del>
      <w:ins w:id="284" w:author="校正审阅" w:date="2026-09-28T16:08:14Z" w16du:dateUtc="2026-09-28T16:08:14Z">
        <w:r w:rsidR="20260928">
          <w:rPr>
            <w:rFonts w:ascii="Times New Roman" w:eastAsia="SimSun" w:hAnsi="SimSun"/>
            <w:sz w:val="24"/>
            <w:szCs w:val="24"/>
          </w:rPr>
          <w:t xml:space="preserve">作为训练</w:t>
        </w:r>
      </w:ins>
      <w:r w:rsidR="20260928">
        <w:rPr>
          <w:rFonts w:ascii="Times New Roman" w:eastAsia="SimSun" w:hAnsi="SimSun"/>
          <w:sz w:val="24"/>
          <w:szCs w:val="24"/>
        </w:rPr>
        <w:t xml:space="preserve">式</w:t>
      </w:r>
      <w:ins w:id="285" w:author="校正审阅" w:date="2026-09-28T16:08:14Z" w16du:dateUtc="2026-09-28T16:08:14Z">
        <w:r w:rsidR="20260928">
          <w:rPr>
            <w:rFonts w:ascii="Times New Roman" w:eastAsia="SimSun" w:hAnsi="SimSun"/>
            <w:sz w:val="24"/>
            <w:szCs w:val="24"/>
          </w:rPr>
          <w:t xml:space="preserve">对照，而非被复现的</w:t>
        </w:r>
      </w:ins>
      <w:r w:rsidR="20260928">
        <w:rPr>
          <w:rFonts w:ascii="Times New Roman" w:eastAsia="SimSun" w:hAnsi="SimSun"/>
          <w:sz w:val="24"/>
          <w:szCs w:val="24"/>
        </w:rPr>
        <w:t xml:space="preserve">多智能体</w:t>
      </w:r>
      <w:del w:id="289" w:author="校正审阅" w:date="2026-09-28T16:08:14Z" w16du:dateUtc="2026-09-28T16:08:14Z">
        <w:r w:rsidDel="20260928">
          <w:rPr>
            <w:rFonts w:ascii="Times New Roman" w:eastAsia="SimSun" w:hAnsi="SimSun"/>
            <w:sz w:val="24"/>
            <w:szCs w:val="24"/>
          </w:rPr>
          <w:delText xml:space="preserve">基础框架，并在此基础上完成两项创新设计——面向“少走回头路”的智能体记忆机制与面向“少走弯路”的层级化搜索策略</w:delText>
        </w:r>
      </w:del>
      <w:ins w:id="286" w:author="校正审阅" w:date="2026-09-28T16:08:14Z" w16du:dateUtc="2026-09-28T16:08:14Z">
        <w:r w:rsidR="20260928">
          <w:rPr>
            <w:rFonts w:ascii="Times New Roman" w:eastAsia="SimSun" w:hAnsi="SimSun"/>
            <w:sz w:val="24"/>
            <w:szCs w:val="24"/>
          </w:rPr>
          <w:t xml:space="preserve">原型</w:t>
        </w:r>
      </w:ins>
      <w:r w:rsidR="20260928">
        <w:rPr>
          <w:rFonts w:ascii="Times New Roman" w:eastAsia="SimSun" w:hAnsi="SimSun"/>
          <w:sz w:val="24"/>
          <w:szCs w:val="24"/>
        </w:rPr>
        <w:t xml:space="preserve">；</w:t>
      </w:r>
    </w:p>
    <w:p w:rsidR="20260928" w:rsidRDefault="20260928" w:rsidP="20260928" w14:paraId="4B5B2E09" w14:textId="1BAD35D3">
      <w:pPr>
        <w:pStyle w:val="ListParagraph"/>
        <w:numPr>
          <w:ilvl w:val="0"/>
          <w:numId w:val="2"/>
        </w:numPr>
        <w:spacing w:line="360" w:lineRule="auto"/>
        <w:jc w:val="both"/>
      </w:pPr>
      <w:r w:rsidR="20260928">
        <w:rPr>
          <w:rFonts w:ascii="Times New Roman" w:eastAsia="SimSun" w:hAnsi="SimSun"/>
          <w:sz w:val="24"/>
          <w:szCs w:val="24"/>
        </w:rPr>
        <w:t xml:space="preserve">实验目标：在</w:t>
      </w:r>
      <w:del w:id="301" w:author="校正审阅" w:date="2026-09-28T16:08:14Z" w16du:dateUtc="2026-09-28T16:08:14Z">
        <w:r w:rsidDel="20260928">
          <w:rPr>
            <w:rFonts w:ascii="Times New Roman" w:eastAsia="SimSun" w:hAnsi="SimSun"/>
            <w:sz w:val="24"/>
            <w:szCs w:val="24"/>
          </w:rPr>
          <w:delText xml:space="preserve"> MASA 等公开数据集</w:delText>
        </w:r>
      </w:del>
      <w:ins w:id="290" w:author="校正审阅" w:date="2026-09-28T16:08:14Z" w16du:dateUtc="2026-09-28T16:08:14Z">
        <w:r w:rsidR="20260928">
          <w:rPr>
            <w:rFonts w:ascii="Times New Roman" w:eastAsia="SimSun" w:hAnsi="SimSun"/>
            <w:sz w:val="24"/>
            <w:szCs w:val="24"/>
          </w:rPr>
          <w:t xml:space="preserve">冻结的本地测试任务</w:t>
        </w:r>
      </w:ins>
      <w:r w:rsidR="20260928">
        <w:rPr>
          <w:rFonts w:ascii="Times New Roman" w:eastAsia="SimSun" w:hAnsi="SimSun"/>
          <w:sz w:val="24"/>
          <w:szCs w:val="24"/>
        </w:rPr>
        <w:t xml:space="preserve">上</w:t>
      </w:r>
      <w:del w:id="302" w:author="校正审阅" w:date="2026-09-28T16:08:14Z" w16du:dateUtc="2026-09-28T16:08:14Z">
        <w:r w:rsidDel="20260928">
          <w:rPr>
            <w:rFonts w:ascii="Times New Roman" w:eastAsia="SimSun" w:hAnsi="SimSun"/>
            <w:sz w:val="24"/>
            <w:szCs w:val="24"/>
          </w:rPr>
          <w:delText xml:space="preserve">与 </w:delText>
        </w:r>
      </w:del>
      <w:ins w:id="291" w:author="校正审阅" w:date="2026-09-28T16:08:14Z" w16du:dateUtc="2026-09-28T16:08:14Z">
        <w:r w:rsidR="20260928">
          <w:rPr>
            <w:rFonts w:ascii="Times New Roman" w:eastAsia="SimSun" w:hAnsi="SimSun"/>
            <w:sz w:val="24"/>
            <w:szCs w:val="24"/>
          </w:rPr>
          <w:t xml:space="preserve">对比</w:t>
        </w:r>
      </w:ins>
      <w:r w:rsidR="20260928">
        <w:rPr>
          <w:rFonts w:ascii="Times New Roman" w:eastAsia="SimSun" w:hAnsi="SimSun"/>
          <w:sz w:val="24"/>
          <w:szCs w:val="24"/>
        </w:rPr>
        <w:t xml:space="preserve">Random、</w:t>
      </w:r>
      <w:ins w:id="292" w:author="校正审阅" w:date="2026-09-28T16:08:14Z" w16du:dateUtc="2026-09-28T16:08:14Z">
        <w:r w:rsidR="20260928">
          <w:rPr>
            <w:rFonts w:ascii="Times New Roman" w:eastAsia="SimSun" w:hAnsi="SimSun"/>
            <w:sz w:val="24"/>
            <w:szCs w:val="24"/>
          </w:rPr>
          <w:t xml:space="preserve">受限观测</w:t>
        </w:r>
      </w:ins>
      <w:r w:rsidR="20260928">
        <w:rPr>
          <w:rFonts w:ascii="Times New Roman" w:eastAsia="SimSun" w:hAnsi="SimSun"/>
          <w:sz w:val="24"/>
          <w:szCs w:val="24"/>
        </w:rPr>
        <w:t xml:space="preserve">贪心</w:t>
      </w:r>
      <w:ins w:id="293" w:author="校正审阅" w:date="2026-09-28T16:08:14Z" w16du:dateUtc="2026-09-28T16:08:14Z">
        <w:r w:rsidR="20260928">
          <w:rPr>
            <w:rFonts w:ascii="Times New Roman" w:eastAsia="SimSun" w:hAnsi="SimSun"/>
            <w:sz w:val="24"/>
            <w:szCs w:val="24"/>
          </w:rPr>
          <w:t xml:space="preserve">、单智能体</w:t>
        </w:r>
      </w:ins>
      <w:r w:rsidR="20260928">
        <w:rPr>
          <w:rFonts w:ascii="Times New Roman" w:eastAsia="SimSun" w:hAnsi="SimSun"/>
          <w:sz w:val="24"/>
          <w:szCs w:val="24"/>
        </w:rPr>
        <w:t xml:space="preserve">及</w:t>
      </w:r>
      <w:del w:id="303" w:author="校正审阅" w:date="2026-09-28T16:08:14Z" w16du:dateUtc="2026-09-28T16:08:14Z">
        <w:r w:rsidDel="20260928">
          <w:rPr>
            <w:rFonts w:ascii="Times New Roman" w:eastAsia="SimSun" w:hAnsi="SimSun"/>
            <w:sz w:val="24"/>
            <w:szCs w:val="24"/>
          </w:rPr>
          <w:delText xml:space="preserve"> GOMAA-Geo、GeoExplorer </w:delText>
        </w:r>
      </w:del>
      <w:ins w:id="294" w:author="校正审阅" w:date="2026-09-28T16:08:14Z" w16du:dateUtc="2026-09-28T16:08:14Z">
        <w:r w:rsidR="20260928">
          <w:rPr>
            <w:rFonts w:ascii="Times New Roman" w:eastAsia="SimSun" w:hAnsi="SimSun"/>
            <w:sz w:val="24"/>
            <w:szCs w:val="24"/>
          </w:rPr>
          <w:t xml:space="preserve">无记忆/无层级搜索消融；训练式</w:t>
        </w:r>
      </w:ins>
      <w:r w:rsidR="20260928">
        <w:rPr>
          <w:rFonts w:ascii="Times New Roman" w:eastAsia="SimSun" w:hAnsi="SimSun"/>
          <w:sz w:val="24"/>
          <w:szCs w:val="24"/>
        </w:rPr>
        <w:t xml:space="preserve">基线</w:t>
      </w:r>
      <w:del w:id="304" w:author="校正审阅" w:date="2026-09-28T16:08:14Z" w16du:dateUtc="2026-09-28T16:08:14Z">
        <w:r w:rsidDel="20260928">
          <w:rPr>
            <w:rFonts w:ascii="Times New Roman" w:eastAsia="SimSun" w:hAnsi="SimSun"/>
            <w:sz w:val="24"/>
            <w:szCs w:val="24"/>
          </w:rPr>
          <w:delText xml:space="preserve">进行系统</w:delText>
        </w:r>
      </w:del>
      <w:ins w:id="295" w:author="校正审阅" w:date="2026-09-28T16:08:14Z" w16du:dateUtc="2026-09-28T16:08:14Z">
        <w:r w:rsidR="20260928">
          <w:rPr>
            <w:rFonts w:ascii="Times New Roman" w:eastAsia="SimSun" w:hAnsi="SimSun"/>
            <w:sz w:val="24"/>
            <w:szCs w:val="24"/>
          </w:rPr>
          <w:t xml:space="preserve">仅在复现条件与协议</w:t>
        </w:r>
      </w:ins>
      <w:r w:rsidR="20260928">
        <w:rPr>
          <w:rFonts w:ascii="Times New Roman" w:eastAsia="SimSun" w:hAnsi="SimSun"/>
          <w:sz w:val="24"/>
          <w:szCs w:val="24"/>
        </w:rPr>
        <w:t xml:space="preserve">对</w:t>
      </w:r>
      <w:del w:id="305" w:author="校正审阅" w:date="2026-09-28T16:08:14Z" w16du:dateUtc="2026-09-28T16:08:14Z">
        <w:r w:rsidDel="20260928">
          <w:rPr>
            <w:rFonts w:ascii="Times New Roman" w:eastAsia="SimSun" w:hAnsi="SimSun"/>
            <w:sz w:val="24"/>
            <w:szCs w:val="24"/>
          </w:rPr>
          <w:delText xml:space="preserve">比，标准设置下 SR/SG 达到与基线相当的水平；</w:delText>
        </w:r>
      </w:del>
      <w:ins w:id="296" w:author="校正审阅" w:date="2026-09-28T16:08:14Z" w16du:dateUtc="2026-09-28T16:08:14Z">
        <w:r w:rsidR="20260928">
          <w:rPr>
            <w:rFonts w:ascii="Times New Roman" w:eastAsia="SimSun" w:hAnsi="SimSun"/>
            <w:sz w:val="24"/>
            <w:szCs w:val="24"/>
          </w:rPr>
          <w:t xml:space="preserve">齐后加入。检验</w:t>
        </w:r>
      </w:ins>
      <w:r w:rsidR="20260928">
        <w:rPr>
          <w:rFonts w:ascii="Times New Roman" w:eastAsia="SimSun" w:hAnsi="SimSun"/>
          <w:sz w:val="24"/>
          <w:szCs w:val="24"/>
        </w:rPr>
        <w:t xml:space="preserve">大网格</w:t>
      </w:r>
      <w:del w:id="306" w:author="校正审阅" w:date="2026-09-28T16:08:14Z" w16du:dateUtc="2026-09-28T16:08:14Z">
        <w:r w:rsidDel="20260928">
          <w:rPr>
            <w:rFonts w:ascii="Times New Roman" w:eastAsia="SimSun" w:hAnsi="SimSun"/>
            <w:sz w:val="24"/>
            <w:szCs w:val="24"/>
          </w:rPr>
          <w:delText xml:space="preserve">设置下 </w:delText>
        </w:r>
      </w:del>
      <w:r w:rsidR="20260928">
        <w:rPr>
          <w:rFonts w:ascii="Times New Roman" w:eastAsia="SimSun" w:hAnsi="SimSun"/>
          <w:sz w:val="24"/>
          <w:szCs w:val="24"/>
        </w:rPr>
        <w:t xml:space="preserve">SR</w:t>
      </w:r>
      <w:del w:id="307" w:author="校正审阅" w:date="2026-09-28T16:08:14Z" w16du:dateUtc="2026-09-28T16:08:14Z">
        <w:r w:rsidDel="20260928">
          <w:rPr>
            <w:rFonts w:ascii="Times New Roman" w:eastAsia="SimSun" w:hAnsi="SimSun"/>
            <w:sz w:val="24"/>
            <w:szCs w:val="24"/>
          </w:rPr>
          <w:delText xml:space="preserve"> 优于基线（争取</w:delText>
        </w:r>
      </w:del>
      <w:r w:rsidR="20260928">
        <w:rPr>
          <w:rFonts w:ascii="Times New Roman" w:eastAsia="SimSun" w:hAnsi="SimSun"/>
          <w:sz w:val="24"/>
          <w:szCs w:val="24"/>
        </w:rPr>
        <w:t xml:space="preserve">提</w:t>
      </w:r>
      <w:del w:id="308" w:author="校正审阅" w:date="2026-09-28T16:08:14Z" w16du:dateUtc="2026-09-28T16:08:14Z">
        <w:r w:rsidDel="20260928">
          <w:rPr>
            <w:rFonts w:ascii="Times New Roman" w:eastAsia="SimSun" w:hAnsi="SimSun"/>
            <w:sz w:val="24"/>
            <w:szCs w:val="24"/>
          </w:rPr>
          <w:delText xml:space="preserve">升 </w:delText>
        </w:r>
      </w:del>
      <w:ins w:id="297" w:author="校正审阅" w:date="2026-09-28T16:08:14Z" w16du:dateUtc="2026-09-28T16:08:14Z">
        <w:r w:rsidR="20260928">
          <w:rPr>
            <w:rFonts w:ascii="Times New Roman" w:eastAsia="SimSun" w:hAnsi="SimSun"/>
            <w:sz w:val="24"/>
            <w:szCs w:val="24"/>
          </w:rPr>
          <w:t xml:space="preserve">高</w:t>
        </w:r>
      </w:ins>
      <w:r w:rsidR="20260928">
        <w:rPr>
          <w:rFonts w:ascii="Times New Roman" w:eastAsia="SimSun" w:hAnsi="SimSun"/>
          <w:sz w:val="24"/>
          <w:szCs w:val="24"/>
        </w:rPr>
        <w:t xml:space="preserve">5</w:t>
      </w:r>
      <w:del w:id="309"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个百分点</w:t>
      </w:r>
      <w:del w:id="310" w:author="校正审阅" w:date="2026-09-28T16:08:14Z" w16du:dateUtc="2026-09-28T16:08:14Z">
        <w:r w:rsidDel="20260928">
          <w:rPr>
            <w:rFonts w:ascii="Times New Roman" w:eastAsia="SimSun" w:hAnsi="SimSun"/>
            <w:sz w:val="24"/>
            <w:szCs w:val="24"/>
          </w:rPr>
          <w:delText xml:space="preserve">以上）；通过消融实验验证记忆模块可显著降低</w:delText>
        </w:r>
      </w:del>
      <w:ins w:id="298" w:author="校正审阅" w:date="2026-09-28T16:08:14Z" w16du:dateUtc="2026-09-28T16:08:14Z">
        <w:r w:rsidR="20260928">
          <w:rPr>
            <w:rFonts w:ascii="Times New Roman" w:eastAsia="SimSun" w:hAnsi="SimSun"/>
            <w:sz w:val="24"/>
            <w:szCs w:val="24"/>
          </w:rPr>
          <w:t xml:space="preserve">、</w:t>
        </w:r>
      </w:ins>
      <w:r w:rsidR="20260928">
        <w:rPr>
          <w:rFonts w:ascii="Times New Roman" w:eastAsia="SimSun" w:hAnsi="SimSun"/>
          <w:sz w:val="24"/>
          <w:szCs w:val="24"/>
        </w:rPr>
        <w:t xml:space="preserve">重复访问率</w:t>
      </w:r>
      <w:del w:id="311" w:author="校正审阅" w:date="2026-09-28T16:08:14Z" w16du:dateUtc="2026-09-28T16:08:14Z">
        <w:r w:rsidDel="20260928">
          <w:rPr>
            <w:rFonts w:ascii="Times New Roman" w:eastAsia="SimSun" w:hAnsi="SimSun"/>
            <w:sz w:val="24"/>
            <w:szCs w:val="24"/>
          </w:rPr>
          <w:delText xml:space="preserve">（争取</w:delText>
        </w:r>
      </w:del>
      <w:ins w:id="299" w:author="校正审阅" w:date="2026-09-28T16:08:14Z" w16du:dateUtc="2026-09-28T16:08:14Z">
        <w:r w:rsidR="20260928">
          <w:rPr>
            <w:rFonts w:ascii="Times New Roman" w:eastAsia="SimSun" w:hAnsi="SimSun"/>
            <w:sz w:val="24"/>
            <w:szCs w:val="24"/>
          </w:rPr>
          <w:t xml:space="preserve">相对</w:t>
        </w:r>
      </w:ins>
      <w:r w:rsidR="20260928">
        <w:rPr>
          <w:rFonts w:ascii="Times New Roman" w:eastAsia="SimSun" w:hAnsi="SimSun"/>
          <w:sz w:val="24"/>
          <w:szCs w:val="24"/>
        </w:rPr>
        <w:t xml:space="preserve">降低</w:t>
      </w:r>
      <w:del w:id="312"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30%</w:t>
      </w:r>
      <w:del w:id="313" w:author="校正审阅" w:date="2026-09-28T16:08:14Z" w16du:dateUtc="2026-09-28T16:08:14Z">
        <w:r w:rsidDel="20260928">
          <w:rPr>
            <w:rFonts w:ascii="Times New Roman" w:eastAsia="SimSun" w:hAnsi="SimSun"/>
            <w:sz w:val="24"/>
            <w:szCs w:val="24"/>
          </w:rPr>
          <w:delText xml:space="preserve"> 以上）</w:delText>
        </w:r>
      </w:del>
      <w:ins w:id="300" w:author="校正审阅" w:date="2026-09-28T16:08:14Z" w16du:dateUtc="2026-09-28T16:08:14Z">
        <w:r w:rsidR="20260928">
          <w:rPr>
            <w:rFonts w:ascii="Times New Roman" w:eastAsia="SimSun" w:hAnsi="SimSun"/>
            <w:sz w:val="24"/>
            <w:szCs w:val="24"/>
          </w:rPr>
          <w:t xml:space="preserve">的探索性目标，报告不确定性与失败案例，不将其作为已达成结论或必达承诺</w:t>
        </w:r>
      </w:ins>
      <w:r w:rsidR="20260928">
        <w:rPr>
          <w:rFonts w:ascii="Times New Roman" w:eastAsia="SimSun" w:hAnsi="SimSun"/>
          <w:sz w:val="24"/>
          <w:szCs w:val="24"/>
        </w:rPr>
        <w:t xml:space="preserve">；</w:t>
      </w:r>
    </w:p>
    <w:p>
      <w:pPr>
        <w:pStyle w:val="ListParagraph"/>
        <w:numPr>
          <w:ilvl w:val="0"/>
          <w:numId w:val="2"/>
        </w:numPr>
        <w:spacing w:line="360" w:lineRule="auto"/>
        <w:jc w:val="both"/>
      </w:pPr>
      <w:r>
        <w:rPr>
          <w:rFonts w:ascii="Times New Roman" w:eastAsia="SimSun" w:hAnsi="SimSun"/>
          <w:sz w:val="24"/>
          <w:szCs w:val="24"/>
        </w:rPr>
        <w:t xml:space="preserve">成果目标：交付可运行的实验平台与方法代码、完整的对比与消融实验分析，以及课程设计报告。</w:t>
      </w:r>
    </w:p>
    <w:p>
      <w:pPr>
        <w:pStyle w:val="Heading1"/>
        <w:keepNext/>
        <w:spacing w:after="160" w:before="320" w:line="360" w:lineRule="auto"/>
      </w:pPr>
      <w:r>
        <w:rPr>
          <w:rFonts w:ascii="Times New Roman" w:eastAsia="SimHei" w:hAnsi="SimHei"/>
          <w:b/>
          <w:bCs/>
          <w:color w:val="000000"/>
          <w:sz w:val="30"/>
          <w:szCs w:val="30"/>
        </w:rPr>
        <w:t xml:space="preserve">四、研究内容与拟解决的关键问题</w:t>
      </w:r>
    </w:p>
    <w:p>
      <w:pPr>
        <w:pStyle w:val="Heading2"/>
        <w:keepNext/>
        <w:spacing w:after="120" w:before="220" w:line="360" w:lineRule="auto"/>
      </w:pPr>
      <w:r>
        <w:rPr>
          <w:rFonts w:ascii="Times New Roman" w:eastAsia="SimHei" w:hAnsi="SimHei"/>
          <w:b/>
          <w:bCs/>
          <w:color w:val="000000"/>
          <w:sz w:val="28"/>
          <w:szCs w:val="28"/>
        </w:rPr>
        <w:t xml:space="preserve">（一）关键问题分析</w:t>
      </w:r>
    </w:p>
    <w:p>
      <w:pPr>
        <w:spacing w:line="360" w:lineRule="auto"/>
        <w:ind w:firstLine="480"/>
        <w:jc w:val="both"/>
      </w:pPr>
      <w:r>
        <w:rPr>
          <w:rFonts w:ascii="Times New Roman" w:eastAsia="SimSun" w:hAnsi="SimSun"/>
          <w:sz w:val="24"/>
          <w:szCs w:val="24"/>
        </w:rPr>
        <w:t xml:space="preserve">结合研究现状分析，本课题拟重点解决以下三个关键问题：</w:t>
      </w:r>
    </w:p>
    <w:p w:rsidR="20260928" w:rsidRDefault="20260928" w:rsidP="20260928" w14:paraId="0F31590F" w14:textId="2530B8A1">
      <w:pPr>
        <w:pStyle w:val="ListParagraph"/>
        <w:numPr>
          <w:ilvl w:val="0"/>
          <w:numId w:val="3"/>
        </w:numPr>
        <w:spacing w:line="360" w:lineRule="auto"/>
        <w:jc w:val="both"/>
      </w:pPr>
      <w:r w:rsidR="20260928">
        <w:rPr>
          <w:rFonts w:ascii="Times New Roman" w:eastAsia="SimSun" w:hAnsi="SimSun"/>
          <w:sz w:val="24"/>
          <w:szCs w:val="24"/>
        </w:rPr>
        <w:t xml:space="preserve">探索记忆的</w:t>
      </w:r>
      <w:del w:id="322" w:author="校正审阅" w:date="2026-09-28T16:08:14Z" w16du:dateUtc="2026-09-28T16:08:14Z">
        <w:r w:rsidDel="20260928">
          <w:rPr>
            <w:rFonts w:ascii="Times New Roman" w:eastAsia="SimSun" w:hAnsi="SimSun"/>
            <w:sz w:val="24"/>
            <w:szCs w:val="24"/>
          </w:rPr>
          <w:delText xml:space="preserve">高效</w:delText>
        </w:r>
      </w:del>
      <w:r w:rsidR="20260928">
        <w:rPr>
          <w:rFonts w:ascii="Times New Roman" w:eastAsia="SimSun" w:hAnsi="SimSun"/>
          <w:sz w:val="24"/>
          <w:szCs w:val="24"/>
        </w:rPr>
        <w:t xml:space="preserve">表示与利用：</w:t>
      </w:r>
      <w:del w:id="323" w:author="校正审阅" w:date="2026-09-28T16:08:14Z" w16du:dateUtc="2026-09-28T16:08:14Z">
        <w:r w:rsidDel="20260928">
          <w:rPr>
            <w:rFonts w:ascii="Times New Roman" w:eastAsia="SimSun" w:hAnsi="SimSun"/>
            <w:sz w:val="24"/>
            <w:szCs w:val="24"/>
          </w:rPr>
          <w:delText xml:space="preserve">主动地理定位中途几乎无</w:delText>
        </w:r>
      </w:del>
      <w:ins w:id="314" w:author="校正审阅" w:date="2026-09-28T16:08:14Z" w16du:dateUtc="2026-09-28T16:08:14Z">
        <w:r w:rsidR="20260928">
          <w:rPr>
            <w:rFonts w:ascii="Times New Roman" w:eastAsia="SimSun" w:hAnsi="SimSun"/>
            <w:sz w:val="24"/>
            <w:szCs w:val="24"/>
          </w:rPr>
          <w:t xml:space="preserve">在局部观测和</w:t>
        </w:r>
      </w:ins>
      <w:r w:rsidR="20260928">
        <w:rPr>
          <w:rFonts w:ascii="Times New Roman" w:eastAsia="SimSun" w:hAnsi="SimSun"/>
          <w:sz w:val="24"/>
          <w:szCs w:val="24"/>
        </w:rPr>
        <w:t xml:space="preserve">有</w:t>
      </w:r>
      <w:del w:id="324" w:author="校正审阅" w:date="2026-09-28T16:08:14Z" w16du:dateUtc="2026-09-28T16:08:14Z">
        <w:r w:rsidDel="20260928">
          <w:rPr>
            <w:rFonts w:ascii="Times New Roman" w:eastAsia="SimSun" w:hAnsi="SimSun"/>
            <w:sz w:val="24"/>
            <w:szCs w:val="24"/>
          </w:rPr>
          <w:delText xml:space="preserve">效反馈，且 VLM </w:delText>
        </w:r>
      </w:del>
      <w:ins w:id="315" w:author="校正审阅" w:date="2026-09-28T16:08:14Z" w16du:dateUtc="2026-09-28T16:08:14Z">
        <w:r w:rsidR="20260928">
          <w:rPr>
            <w:rFonts w:ascii="Times New Roman" w:eastAsia="SimSun" w:hAnsi="SimSun"/>
            <w:sz w:val="24"/>
            <w:szCs w:val="24"/>
          </w:rPr>
          <w:t xml:space="preserve">限</w:t>
        </w:r>
      </w:ins>
      <w:r w:rsidR="20260928">
        <w:rPr>
          <w:rFonts w:ascii="Times New Roman" w:eastAsia="SimSun" w:hAnsi="SimSun"/>
          <w:sz w:val="24"/>
          <w:szCs w:val="24"/>
        </w:rPr>
        <w:t xml:space="preserve">上下文</w:t>
      </w:r>
      <w:del w:id="325" w:author="校正审阅" w:date="2026-09-28T16:08:14Z" w16du:dateUtc="2026-09-28T16:08:14Z">
        <w:r w:rsidDel="20260928">
          <w:rPr>
            <w:rFonts w:ascii="Times New Roman" w:eastAsia="SimSun" w:hAnsi="SimSun"/>
            <w:sz w:val="24"/>
            <w:szCs w:val="24"/>
          </w:rPr>
          <w:delText xml:space="preserve">长度有限。</w:delText>
        </w:r>
      </w:del>
      <w:ins w:id="316" w:author="校正审阅" w:date="2026-09-28T16:08:14Z" w16du:dateUtc="2026-09-28T16:08:14Z">
        <w:r w:rsidR="20260928">
          <w:rPr>
            <w:rFonts w:ascii="Times New Roman" w:eastAsia="SimSun" w:hAnsi="SimSun"/>
            <w:sz w:val="24"/>
            <w:szCs w:val="24"/>
          </w:rPr>
          <w:t xml:space="preserve">下，</w:t>
        </w:r>
      </w:ins>
      <w:r w:rsidR="20260928">
        <w:rPr>
          <w:rFonts w:ascii="Times New Roman" w:eastAsia="SimSun" w:hAnsi="SimSun"/>
          <w:sz w:val="24"/>
          <w:szCs w:val="24"/>
        </w:rPr>
        <w:t xml:space="preserve">如何</w:t>
      </w:r>
      <w:del w:id="326" w:author="校正审阅" w:date="2026-09-28T16:08:14Z" w16du:dateUtc="2026-09-28T16:08:14Z">
        <w:r w:rsidDel="20260928">
          <w:rPr>
            <w:rFonts w:ascii="Times New Roman" w:eastAsia="SimSun" w:hAnsi="SimSun"/>
            <w:sz w:val="24"/>
            <w:szCs w:val="24"/>
          </w:rPr>
          <w:delText xml:space="preserve">将探索历史（</w:delText>
        </w:r>
      </w:del>
      <w:ins w:id="317" w:author="校正审阅" w:date="2026-09-28T16:08:14Z" w16du:dateUtc="2026-09-28T16:08:14Z">
        <w:r w:rsidR="20260928">
          <w:rPr>
            <w:rFonts w:ascii="Times New Roman" w:eastAsia="SimSun" w:hAnsi="SimSun"/>
            <w:sz w:val="24"/>
            <w:szCs w:val="24"/>
          </w:rPr>
          <w:t xml:space="preserve">紧凑记录本episode</w:t>
        </w:r>
      </w:ins>
      <w:r w:rsidR="20260928">
        <w:rPr>
          <w:rFonts w:ascii="Times New Roman" w:eastAsia="SimSun" w:hAnsi="SimSun"/>
          <w:sz w:val="24"/>
          <w:szCs w:val="24"/>
        </w:rPr>
        <w:t xml:space="preserve">已访问网格、</w:t>
      </w:r>
      <w:del w:id="327" w:author="校正审阅" w:date="2026-09-28T16:08:14Z" w16du:dateUtc="2026-09-28T16:08:14Z">
        <w:r w:rsidDel="20260928">
          <w:rPr>
            <w:rFonts w:ascii="Times New Roman" w:eastAsia="SimSun" w:hAnsi="SimSun"/>
            <w:sz w:val="24"/>
            <w:szCs w:val="24"/>
          </w:rPr>
          <w:delText xml:space="preserve">已排除区域、</w:delText>
        </w:r>
      </w:del>
      <w:r w:rsidR="20260928">
        <w:rPr>
          <w:rFonts w:ascii="Times New Roman" w:eastAsia="SimSun" w:hAnsi="SimSun"/>
          <w:sz w:val="24"/>
          <w:szCs w:val="24"/>
        </w:rPr>
        <w:t xml:space="preserve">观测摘要</w:t>
      </w:r>
      <w:del w:id="328" w:author="校正审阅" w:date="2026-09-28T16:08:14Z" w16du:dateUtc="2026-09-28T16:08:14Z">
        <w:r w:rsidDel="20260928">
          <w:rPr>
            <w:rFonts w:ascii="Times New Roman" w:eastAsia="SimSun" w:hAnsi="SimSun"/>
            <w:sz w:val="24"/>
            <w:szCs w:val="24"/>
          </w:rPr>
          <w:delText xml:space="preserve">）紧凑编码进决策上下文</w:delText>
        </w:r>
      </w:del>
      <w:ins w:id="318" w:author="校正审阅" w:date="2026-09-28T16:08:14Z" w16du:dateUtc="2026-09-28T16:08:14Z">
        <w:r w:rsidR="20260928">
          <w:rPr>
            <w:rFonts w:ascii="Times New Roman" w:eastAsia="SimSun" w:hAnsi="SimSun"/>
            <w:sz w:val="24"/>
            <w:szCs w:val="24"/>
          </w:rPr>
          <w:t xml:space="preserve">与目标相关证据</w:t>
        </w:r>
      </w:ins>
      <w:r w:rsidR="20260928">
        <w:rPr>
          <w:rFonts w:ascii="Times New Roman" w:eastAsia="SimSun" w:hAnsi="SimSun"/>
          <w:sz w:val="24"/>
          <w:szCs w:val="24"/>
        </w:rPr>
        <w:t xml:space="preserve">，</w:t>
      </w:r>
      <w:del w:id="329" w:author="校正审阅" w:date="2026-09-28T16:08:14Z" w16du:dateUtc="2026-09-28T16:08:14Z">
        <w:r w:rsidDel="20260928">
          <w:rPr>
            <w:rFonts w:ascii="Times New Roman" w:eastAsia="SimSun" w:hAnsi="SimSun"/>
            <w:sz w:val="24"/>
            <w:szCs w:val="24"/>
          </w:rPr>
          <w:delText xml:space="preserve">使智能体在长程任务中“记得住、</w:delText>
        </w:r>
      </w:del>
      <w:ins w:id="319" w:author="校正审阅" w:date="2026-09-28T16:08:14Z" w16du:dateUtc="2026-09-28T16:08:14Z">
        <w:r w:rsidR="20260928">
          <w:rPr>
            <w:rFonts w:ascii="Times New Roman" w:eastAsia="SimSun" w:hAnsi="SimSun"/>
            <w:sz w:val="24"/>
            <w:szCs w:val="24"/>
          </w:rPr>
          <w:t xml:space="preserve">减少</w:t>
        </w:r>
      </w:ins>
      <w:r w:rsidR="20260928">
        <w:rPr>
          <w:rFonts w:ascii="Times New Roman" w:eastAsia="SimSun" w:hAnsi="SimSun"/>
          <w:sz w:val="24"/>
          <w:szCs w:val="24"/>
        </w:rPr>
        <w:t xml:space="preserve">不</w:t>
      </w:r>
      <w:del w:id="330" w:author="校正审阅" w:date="2026-09-28T16:08:14Z" w16du:dateUtc="2026-09-28T16:08:14Z">
        <w:r w:rsidDel="20260928">
          <w:rPr>
            <w:rFonts w:ascii="Times New Roman" w:eastAsia="SimSun" w:hAnsi="SimSun"/>
            <w:sz w:val="24"/>
            <w:szCs w:val="24"/>
          </w:rPr>
          <w:delText xml:space="preserve">折返”</w:delText>
        </w:r>
      </w:del>
      <w:ins w:id="320" w:author="校正审阅" w:date="2026-09-28T16:08:14Z" w16du:dateUtc="2026-09-28T16:08:14Z">
        <w:r w:rsidR="20260928">
          <w:rPr>
            <w:rFonts w:ascii="Times New Roman" w:eastAsia="SimSun" w:hAnsi="SimSun"/>
            <w:sz w:val="24"/>
            <w:szCs w:val="24"/>
          </w:rPr>
          <w:t xml:space="preserve">必要重访</w:t>
        </w:r>
      </w:ins>
      <w:r w:rsidR="20260928">
        <w:rPr>
          <w:rFonts w:ascii="Times New Roman" w:eastAsia="SimSun" w:hAnsi="SimSun"/>
          <w:sz w:val="24"/>
          <w:szCs w:val="24"/>
        </w:rPr>
        <w:t xml:space="preserve">，</w:t>
      </w:r>
      <w:del w:id="331" w:author="校正审阅" w:date="2026-09-28T16:08:14Z" w16du:dateUtc="2026-09-28T16:08:14Z">
        <w:r w:rsidDel="20260928">
          <w:rPr>
            <w:rFonts w:ascii="Times New Roman" w:eastAsia="SimSun" w:hAnsi="SimSun"/>
            <w:sz w:val="24"/>
            <w:szCs w:val="24"/>
          </w:rPr>
          <w:delText xml:space="preserve">是首要关键问题</w:delText>
        </w:r>
      </w:del>
      <w:ins w:id="321" w:author="校正审阅" w:date="2026-09-28T16:08:14Z" w16du:dateUtc="2026-09-28T16:08:14Z">
        <w:r w:rsidR="20260928">
          <w:rPr>
            <w:rFonts w:ascii="Times New Roman" w:eastAsia="SimSun" w:hAnsi="SimSun"/>
            <w:sz w:val="24"/>
            <w:szCs w:val="24"/>
          </w:rPr>
          <w:t xml:space="preserve">同时允许合理回退并避免将低置信度判断永久视为排除事实</w:t>
        </w:r>
      </w:ins>
      <w:r w:rsidR="20260928">
        <w:rPr>
          <w:rFonts w:ascii="Times New Roman" w:eastAsia="SimSun" w:hAnsi="SimSun"/>
          <w:sz w:val="24"/>
          <w:szCs w:val="24"/>
        </w:rPr>
        <w:t xml:space="preserve">；</w:t>
      </w:r>
    </w:p>
    <w:p w:rsidR="20260928" w:rsidRDefault="20260928" w:rsidP="20260928" w14:paraId="06AACFBE" w14:textId="26104394">
      <w:pPr>
        <w:pStyle w:val="ListParagraph"/>
        <w:numPr>
          <w:ilvl w:val="0"/>
          <w:numId w:val="3"/>
        </w:numPr>
        <w:spacing w:line="360" w:lineRule="auto"/>
        <w:jc w:val="both"/>
      </w:pPr>
      <w:del w:id="339" w:author="校正审阅" w:date="2026-09-28T16:08:14Z" w16du:dateUtc="2026-09-28T16:08:14Z">
        <w:r w:rsidDel="20260928">
          <w:rPr>
            <w:rFonts w:ascii="Times New Roman" w:eastAsia="SimSun" w:hAnsi="SimSun"/>
            <w:sz w:val="24"/>
            <w:szCs w:val="24"/>
          </w:rPr>
          <w:delText xml:space="preserve">大</w:delText>
        </w:r>
      </w:del>
      <w:ins w:id="332" w:author="校正审阅" w:date="2026-09-28T16:08:14Z" w16du:dateUtc="2026-09-28T16:08:14Z">
        <w:r w:rsidR="20260928">
          <w:rPr>
            <w:rFonts w:ascii="Times New Roman" w:eastAsia="SimSun" w:hAnsi="SimSun"/>
            <w:sz w:val="24"/>
            <w:szCs w:val="24"/>
          </w:rPr>
          <w:t xml:space="preserve">不同搜索</w:t>
        </w:r>
      </w:ins>
      <w:r w:rsidR="20260928">
        <w:rPr>
          <w:rFonts w:ascii="Times New Roman" w:eastAsia="SimSun" w:hAnsi="SimSun"/>
          <w:sz w:val="24"/>
          <w:szCs w:val="24"/>
        </w:rPr>
        <w:t xml:space="preserve">尺度</w:t>
      </w:r>
      <w:del w:id="340" w:author="校正审阅" w:date="2026-09-28T16:08:14Z" w16du:dateUtc="2026-09-28T16:08:14Z">
        <w:r w:rsidDel="20260928">
          <w:rPr>
            <w:rFonts w:ascii="Times New Roman" w:eastAsia="SimSun" w:hAnsi="SimSun"/>
            <w:sz w:val="24"/>
            <w:szCs w:val="24"/>
          </w:rPr>
          <w:delText xml:space="preserve">搜索空间中</w:delText>
        </w:r>
      </w:del>
      <w:ins w:id="333" w:author="校正审阅" w:date="2026-09-28T16:08:14Z" w16du:dateUtc="2026-09-28T16:08:14Z">
        <w:r w:rsidR="20260928">
          <w:rPr>
            <w:rFonts w:ascii="Times New Roman" w:eastAsia="SimSun" w:hAnsi="SimSun"/>
            <w:sz w:val="24"/>
            <w:szCs w:val="24"/>
          </w:rPr>
          <w:t xml:space="preserve">下</w:t>
        </w:r>
      </w:ins>
      <w:r w:rsidR="20260928">
        <w:rPr>
          <w:rFonts w:ascii="Times New Roman" w:eastAsia="SimSun" w:hAnsi="SimSun"/>
          <w:sz w:val="24"/>
          <w:szCs w:val="24"/>
        </w:rPr>
        <w:t xml:space="preserve">的探索—收敛权衡：</w:t>
      </w:r>
      <w:del w:id="341" w:author="校正审阅" w:date="2026-09-28T16:08:14Z" w16du:dateUtc="2026-09-28T16:08:14Z">
        <w:r w:rsidDel="20260928">
          <w:rPr>
            <w:rFonts w:ascii="Times New Roman" w:eastAsia="SimSun" w:hAnsi="SimSun"/>
            <w:sz w:val="24"/>
            <w:szCs w:val="24"/>
          </w:rPr>
          <w:delText xml:space="preserve">随着</w:delText>
        </w:r>
      </w:del>
      <w:ins w:id="334" w:author="校正审阅" w:date="2026-09-28T16:08:14Z" w16du:dateUtc="2026-09-28T16:08:14Z">
        <w:r w:rsidR="20260928">
          <w:rPr>
            <w:rFonts w:ascii="Times New Roman" w:eastAsia="SimSun" w:hAnsi="SimSun"/>
            <w:sz w:val="24"/>
            <w:szCs w:val="24"/>
          </w:rPr>
          <w:t xml:space="preserve">如何仅依据已访问观测形成区域候选，并在粗层级规划与相邻</w:t>
        </w:r>
      </w:ins>
      <w:r w:rsidR="20260928">
        <w:rPr>
          <w:rFonts w:ascii="Times New Roman" w:eastAsia="SimSun" w:hAnsi="SimSun"/>
          <w:sz w:val="24"/>
          <w:szCs w:val="24"/>
        </w:rPr>
        <w:t xml:space="preserve">网格</w:t>
      </w:r>
      <w:ins w:id="335" w:author="校正审阅" w:date="2026-09-28T16:08:14Z" w16du:dateUtc="2026-09-28T16:08:14Z">
        <w:r w:rsidR="20260928">
          <w:rPr>
            <w:rFonts w:ascii="Times New Roman" w:eastAsia="SimSun" w:hAnsi="SimSun"/>
            <w:sz w:val="24"/>
            <w:szCs w:val="24"/>
          </w:rPr>
          <w:t xml:space="preserve">移动之间分配预算；跨</w:t>
        </w:r>
      </w:ins>
      <w:r w:rsidR="20260928">
        <w:rPr>
          <w:rFonts w:ascii="Times New Roman" w:eastAsia="SimSun" w:hAnsi="SimSun"/>
          <w:sz w:val="24"/>
          <w:szCs w:val="24"/>
        </w:rPr>
        <w:t xml:space="preserve">尺度</w:t>
      </w:r>
      <w:del w:id="342" w:author="校正审阅" w:date="2026-09-28T16:08:14Z" w16du:dateUtc="2026-09-28T16:08:14Z">
        <w:r w:rsidDel="20260928">
          <w:rPr>
            <w:rFonts w:ascii="Times New Roman" w:eastAsia="SimSun" w:hAnsi="SimSun"/>
            <w:sz w:val="24"/>
            <w:szCs w:val="24"/>
          </w:rPr>
          <w:delText xml:space="preserve">增大</w:delText>
        </w:r>
      </w:del>
      <w:ins w:id="336" w:author="校正审阅" w:date="2026-09-28T16:08:14Z" w16du:dateUtc="2026-09-28T16:08:14Z">
        <w:r w:rsidR="20260928">
          <w:rPr>
            <w:rFonts w:ascii="Times New Roman" w:eastAsia="SimSun" w:hAnsi="SimSun"/>
            <w:sz w:val="24"/>
            <w:szCs w:val="24"/>
          </w:rPr>
          <w:t xml:space="preserve">比较需明确B、物理步长及视野变化</w:t>
        </w:r>
      </w:ins>
      <w:r w:rsidR="20260928">
        <w:rPr>
          <w:rFonts w:ascii="Times New Roman" w:eastAsia="SimSun" w:hAnsi="SimSun"/>
          <w:sz w:val="24"/>
          <w:szCs w:val="24"/>
        </w:rPr>
        <w:t xml:space="preserve">，</w:t>
      </w:r>
      <w:del w:id="343" w:author="校正审阅" w:date="2026-09-28T16:08:14Z" w16du:dateUtc="2026-09-28T16:08:14Z">
        <w:r w:rsidDel="20260928">
          <w:rPr>
            <w:rFonts w:ascii="Times New Roman" w:eastAsia="SimSun" w:hAnsi="SimSun"/>
            <w:sz w:val="24"/>
            <w:szCs w:val="24"/>
          </w:rPr>
          <w:delText xml:space="preserve">搜索空间迅速膨胀。如何设计区域级粗搜与网格级细搜的切换判据，在保证区域覆盖的同时及时</w:delText>
        </w:r>
      </w:del>
      <w:ins w:id="337" w:author="校正审阅" w:date="2026-09-28T16:08:14Z" w16du:dateUtc="2026-09-28T16:08:14Z">
        <w:r w:rsidR="20260928">
          <w:rPr>
            <w:rFonts w:ascii="Times New Roman" w:eastAsia="SimSun" w:hAnsi="SimSun"/>
            <w:sz w:val="24"/>
            <w:szCs w:val="24"/>
          </w:rPr>
          <w:t xml:space="preserve">避免将额外信息或预算误认作算法</w:t>
        </w:r>
      </w:ins>
      <w:r w:rsidR="20260928">
        <w:rPr>
          <w:rFonts w:ascii="Times New Roman" w:eastAsia="SimSun" w:hAnsi="SimSun"/>
          <w:sz w:val="24"/>
          <w:szCs w:val="24"/>
        </w:rPr>
        <w:t xml:space="preserve">收</w:t>
      </w:r>
      <w:del w:id="344" w:author="校正审阅" w:date="2026-09-28T16:08:14Z" w16du:dateUtc="2026-09-28T16:08:14Z">
        <w:r w:rsidDel="20260928">
          <w:rPr>
            <w:rFonts w:ascii="Times New Roman" w:eastAsia="SimSun" w:hAnsi="SimSun"/>
            <w:sz w:val="24"/>
            <w:szCs w:val="24"/>
          </w:rPr>
          <w:delText xml:space="preserve">敛到目标，是大尺度任务性能的核心瓶颈</w:delText>
        </w:r>
      </w:del>
      <w:ins w:id="338" w:author="校正审阅" w:date="2026-09-28T16:08:14Z" w16du:dateUtc="2026-09-28T16:08:14Z">
        <w:r w:rsidR="20260928">
          <w:rPr>
            <w:rFonts w:ascii="Times New Roman" w:eastAsia="SimSun" w:hAnsi="SimSun"/>
            <w:sz w:val="24"/>
            <w:szCs w:val="24"/>
          </w:rPr>
          <w:t xml:space="preserve">益</w:t>
        </w:r>
      </w:ins>
      <w:r w:rsidR="20260928">
        <w:rPr>
          <w:rFonts w:ascii="Times New Roman" w:eastAsia="SimSun" w:hAnsi="SimSun"/>
          <w:sz w:val="24"/>
          <w:szCs w:val="24"/>
        </w:rPr>
        <w:t xml:space="preserve">；</w:t>
      </w:r>
    </w:p>
    <w:p w:rsidR="20260928" w:rsidRDefault="20260928" w:rsidP="20260928" w14:paraId="04A3E5F7" w14:textId="28337735">
      <w:pPr>
        <w:pStyle w:val="ListParagraph"/>
        <w:numPr>
          <w:ilvl w:val="0"/>
          <w:numId w:val="3"/>
        </w:numPr>
        <w:spacing w:line="360" w:lineRule="auto"/>
        <w:jc w:val="both"/>
      </w:pPr>
      <w:r w:rsidR="20260928">
        <w:rPr>
          <w:rFonts w:ascii="Times New Roman" w:eastAsia="SimSun" w:hAnsi="SimSun"/>
          <w:sz w:val="24"/>
          <w:szCs w:val="24"/>
        </w:rPr>
        <w:t xml:space="preserve">视觉歧义区域的目标确认：</w:t>
      </w:r>
      <w:del w:id="351" w:author="校正审阅" w:date="2026-09-28T16:08:14Z" w16du:dateUtc="2026-09-28T16:08:14Z">
        <w:r w:rsidDel="20260928">
          <w:rPr>
            <w:rFonts w:ascii="Times New Roman" w:eastAsia="SimSun" w:hAnsi="SimSun"/>
            <w:sz w:val="24"/>
            <w:szCs w:val="24"/>
          </w:rPr>
          <w:delText xml:space="preserve">在视觉高度相似的区域</w:delText>
        </w:r>
      </w:del>
      <w:ins w:id="345" w:author="校正审阅" w:date="2026-09-28T16:08:14Z" w16du:dateUtc="2026-09-28T16:08:14Z">
        <w:r w:rsidR="20260928">
          <w:rPr>
            <w:rFonts w:ascii="Times New Roman" w:eastAsia="SimSun" w:hAnsi="SimSun"/>
            <w:sz w:val="24"/>
            <w:szCs w:val="24"/>
          </w:rPr>
          <w:t xml:space="preserve">如何依据可见线索核实候选</w:t>
        </w:r>
      </w:ins>
      <w:r w:rsidR="20260928">
        <w:rPr>
          <w:rFonts w:ascii="Times New Roman" w:eastAsia="SimSun" w:hAnsi="SimSun"/>
          <w:sz w:val="24"/>
          <w:szCs w:val="24"/>
        </w:rPr>
        <w:t xml:space="preserve">，</w:t>
      </w:r>
      <w:ins w:id="346" w:author="校正审阅" w:date="2026-09-28T16:08:14Z" w16du:dateUtc="2026-09-28T16:08:14Z">
        <w:r w:rsidR="20260928">
          <w:rPr>
            <w:rFonts w:ascii="Times New Roman" w:eastAsia="SimSun" w:hAnsi="SimSun"/>
            <w:sz w:val="24"/>
            <w:szCs w:val="24"/>
          </w:rPr>
          <w:t xml:space="preserve">而非使用真值距离；标准四动作协议由环境判定到达，若增加</w:t>
        </w:r>
      </w:ins>
      <w:r w:rsidR="20260928">
        <w:rPr>
          <w:rFonts w:ascii="Times New Roman" w:eastAsia="SimSun" w:hAnsi="SimSun"/>
          <w:sz w:val="24"/>
          <w:szCs w:val="24"/>
        </w:rPr>
        <w:t xml:space="preserve">智能体</w:t>
      </w:r>
      <w:del w:id="352" w:author="校正审阅" w:date="2026-09-28T16:08:14Z" w16du:dateUtc="2026-09-28T16:08:14Z">
        <w:r w:rsidDel="20260928">
          <w:rPr>
            <w:rFonts w:ascii="Times New Roman" w:eastAsia="SimSun" w:hAnsi="SimSun"/>
            <w:sz w:val="24"/>
            <w:szCs w:val="24"/>
          </w:rPr>
          <w:delText xml:space="preserve">难以判定“已到达目标邻域”</w:delText>
        </w:r>
      </w:del>
      <w:ins w:id="347" w:author="校正审阅" w:date="2026-09-28T16:08:14Z" w16du:dateUtc="2026-09-28T16:08:14Z">
        <w:r w:rsidR="20260928">
          <w:rPr>
            <w:rFonts w:ascii="Times New Roman" w:eastAsia="SimSun" w:hAnsi="SimSun"/>
            <w:sz w:val="24"/>
            <w:szCs w:val="24"/>
          </w:rPr>
          <w:t xml:space="preserve">stop动作</w:t>
        </w:r>
      </w:ins>
      <w:r w:rsidR="20260928">
        <w:rPr>
          <w:rFonts w:ascii="Times New Roman" w:eastAsia="SimSun" w:hAnsi="SimSun"/>
          <w:sz w:val="24"/>
          <w:szCs w:val="24"/>
        </w:rPr>
        <w:t xml:space="preserve">，</w:t>
      </w:r>
      <w:del w:id="353" w:author="校正审阅" w:date="2026-09-28T16:08:14Z" w16du:dateUtc="2026-09-28T16:08:14Z">
        <w:r w:rsidDel="20260928">
          <w:rPr>
            <w:rFonts w:ascii="Times New Roman" w:eastAsia="SimSun" w:hAnsi="SimSun"/>
            <w:sz w:val="24"/>
            <w:szCs w:val="24"/>
          </w:rPr>
          <w:delText xml:space="preserve">易出现漂移离开或反复震荡。如何设计可靠的</w:delText>
        </w:r>
      </w:del>
      <w:ins w:id="348" w:author="校正审阅" w:date="2026-09-28T16:08:14Z" w16du:dateUtc="2026-09-28T16:08:14Z">
        <w:r w:rsidR="20260928">
          <w:rPr>
            <w:rFonts w:ascii="Times New Roman" w:eastAsia="SimSun" w:hAnsi="SimSun"/>
            <w:sz w:val="24"/>
            <w:szCs w:val="24"/>
          </w:rPr>
          <w:t xml:space="preserve">须另列</w:t>
        </w:r>
      </w:ins>
      <w:r w:rsidR="20260928">
        <w:rPr>
          <w:rFonts w:ascii="Times New Roman" w:eastAsia="SimSun" w:hAnsi="SimSun"/>
          <w:sz w:val="24"/>
          <w:szCs w:val="24"/>
        </w:rPr>
        <w:t xml:space="preserve">停止</w:t>
      </w:r>
      <w:del w:id="354" w:author="校正审阅" w:date="2026-09-28T16:08:14Z" w16du:dateUtc="2026-09-28T16:08:14Z">
        <w:r w:rsidDel="20260928">
          <w:rPr>
            <w:rFonts w:ascii="Times New Roman" w:eastAsia="SimSun" w:hAnsi="SimSun"/>
            <w:sz w:val="24"/>
            <w:szCs w:val="24"/>
          </w:rPr>
          <w:delText xml:space="preserve">与确认机制</w:delText>
        </w:r>
      </w:del>
      <w:ins w:id="349" w:author="校正审阅" w:date="2026-09-28T16:08:14Z" w16du:dateUtc="2026-09-28T16:08:14Z">
        <w:r w:rsidR="20260928">
          <w:rPr>
            <w:rFonts w:ascii="Times New Roman" w:eastAsia="SimSun" w:hAnsi="SimSun"/>
            <w:sz w:val="24"/>
            <w:szCs w:val="24"/>
          </w:rPr>
          <w:t xml:space="preserve">定位协议及指标</w:t>
        </w:r>
      </w:ins>
      <w:r w:rsidR="20260928">
        <w:rPr>
          <w:rFonts w:ascii="Times New Roman" w:eastAsia="SimSun" w:hAnsi="SimSun"/>
          <w:sz w:val="24"/>
          <w:szCs w:val="24"/>
        </w:rPr>
        <w:t xml:space="preserve">，</w:t>
      </w:r>
      <w:del w:id="355" w:author="校正审阅" w:date="2026-09-28T16:08:14Z" w16du:dateUtc="2026-09-28T16:08:14Z">
        <w:r w:rsidDel="20260928">
          <w:rPr>
            <w:rFonts w:ascii="Times New Roman" w:eastAsia="SimSun" w:hAnsi="SimSun"/>
            <w:sz w:val="24"/>
            <w:szCs w:val="24"/>
          </w:rPr>
          <w:delText xml:space="preserve">是任务成功率的关键保障</w:delText>
        </w:r>
      </w:del>
      <w:ins w:id="350" w:author="校正审阅" w:date="2026-09-28T16:08:14Z" w16du:dateUtc="2026-09-28T16:08:14Z">
        <w:r w:rsidR="20260928">
          <w:rPr>
            <w:rFonts w:ascii="Times New Roman" w:eastAsia="SimSun" w:hAnsi="SimSun"/>
            <w:sz w:val="24"/>
            <w:szCs w:val="24"/>
          </w:rPr>
          <w:t xml:space="preserve">不能混入标准SR对比</w:t>
        </w:r>
      </w:ins>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（二）智能体与地理环境交互实验平台的构建</w:t>
      </w:r>
    </w:p>
    <w:p w:rsidR="20260928" w:rsidRDefault="20260928" w:rsidP="20260928" w14:paraId="29DBEF84" w14:textId="26074F93">
      <w:pPr>
        <w:spacing w:line="360" w:lineRule="auto"/>
        <w:ind w:firstLine="480"/>
        <w:jc w:val="both"/>
      </w:pPr>
      <w:ins w:id="356" w:author="校正审阅" w:date="2026-09-28T16:08:14Z" w16du:dateUtc="2026-09-28T16:08:14Z">
        <w:r w:rsidR="20260928">
          <w:rPr>
            <w:rFonts w:ascii="Times New Roman" w:eastAsia="SimSun" w:hAnsi="SimSun"/>
            <w:sz w:val="24"/>
            <w:szCs w:val="24"/>
          </w:rPr>
          <w:t xml:space="preserve">拟</w:t>
        </w:r>
      </w:ins>
      <w:r w:rsidR="20260928">
        <w:rPr>
          <w:rFonts w:ascii="Times New Roman" w:eastAsia="SimSun" w:hAnsi="SimSun"/>
          <w:sz w:val="24"/>
          <w:szCs w:val="24"/>
        </w:rPr>
        <w:t xml:space="preserve">基于公开数据</w:t>
      </w:r>
      <w:del w:id="374" w:author="校正审阅" w:date="2026-09-28T16:08:14Z" w16du:dateUtc="2026-09-28T16:08:14Z">
        <w:r w:rsidDel="20260928">
          <w:rPr>
            <w:rFonts w:ascii="Times New Roman" w:eastAsia="SimSun" w:hAnsi="SimSun"/>
            <w:sz w:val="24"/>
            <w:szCs w:val="24"/>
          </w:rPr>
          <w:delText xml:space="preserve">集</w:delText>
        </w:r>
      </w:del>
      <w:r w:rsidR="20260928">
        <w:rPr>
          <w:rFonts w:ascii="Times New Roman" w:eastAsia="SimSun" w:hAnsi="SimSun"/>
          <w:sz w:val="24"/>
          <w:szCs w:val="24"/>
        </w:rPr>
        <w:t xml:space="preserve">构建</w:t>
      </w:r>
      <w:del w:id="375" w:author="校正审阅" w:date="2026-09-28T16:08:14Z" w16du:dateUtc="2026-09-28T16:08:14Z">
        <w:r w:rsidDel="20260928">
          <w:rPr>
            <w:rFonts w:ascii="Times New Roman" w:eastAsia="SimSun" w:hAnsi="SimSun"/>
            <w:sz w:val="24"/>
            <w:szCs w:val="24"/>
          </w:rPr>
          <w:delText xml:space="preserve">网格化仿真</w:delText>
        </w:r>
      </w:del>
      <w:ins w:id="357" w:author="校正审阅" w:date="2026-09-28T16:08:14Z" w16du:dateUtc="2026-09-28T16:08:14Z">
        <w:r w:rsidR="20260928">
          <w:rPr>
            <w:rFonts w:ascii="Times New Roman" w:eastAsia="SimSun" w:hAnsi="SimSun"/>
            <w:sz w:val="24"/>
            <w:szCs w:val="24"/>
          </w:rPr>
          <w:t xml:space="preserve">统一</w:t>
        </w:r>
      </w:ins>
      <w:r w:rsidR="20260928">
        <w:rPr>
          <w:rFonts w:ascii="Times New Roman" w:eastAsia="SimSun" w:hAnsi="SimSun"/>
          <w:sz w:val="24"/>
          <w:szCs w:val="24"/>
        </w:rPr>
        <w:t xml:space="preserve">环境</w:t>
      </w:r>
      <w:del w:id="376" w:author="校正审阅" w:date="2026-09-28T16:08:14Z" w16du:dateUtc="2026-09-28T16:08:14Z">
        <w:r w:rsidDel="20260928">
          <w:rPr>
            <w:rFonts w:ascii="Times New Roman" w:eastAsia="SimSun" w:hAnsi="SimSun"/>
            <w:sz w:val="24"/>
            <w:szCs w:val="24"/>
          </w:rPr>
          <w:delText xml:space="preserve">，作为全部方法的统一实验载体</w:delText>
        </w:r>
      </w:del>
      <w:r w:rsidR="20260928">
        <w:rPr>
          <w:rFonts w:ascii="Times New Roman" w:eastAsia="SimSun" w:hAnsi="SimSun"/>
          <w:sz w:val="24"/>
          <w:szCs w:val="24"/>
        </w:rPr>
        <w:t xml:space="preserve">：</w:t>
      </w:r>
      <w:del w:id="377" w:author="校正审阅" w:date="2026-09-28T16:08:14Z" w16du:dateUtc="2026-09-28T16:08:14Z">
        <w:r w:rsidDel="20260928">
          <w:rPr>
            <w:rFonts w:ascii="Times New Roman" w:eastAsia="SimSun" w:hAnsi="SimSun"/>
            <w:sz w:val="24"/>
            <w:szCs w:val="24"/>
          </w:rPr>
          <w:delText xml:space="preserve">将搜索区域划分为网格，每个网格对应一张航拍图像块；智能体从起点网格出发，</w:delText>
        </w:r>
      </w:del>
      <w:r w:rsidR="20260928">
        <w:rPr>
          <w:rFonts w:ascii="Times New Roman" w:eastAsia="SimSun" w:hAnsi="SimSun"/>
          <w:sz w:val="24"/>
          <w:szCs w:val="24"/>
        </w:rPr>
        <w:t xml:space="preserve">每步</w:t>
      </w:r>
      <w:del w:id="378" w:author="校正审阅" w:date="2026-09-28T16:08:14Z" w16du:dateUtc="2026-09-28T16:08:14Z">
        <w:r w:rsidDel="20260928">
          <w:rPr>
            <w:rFonts w:ascii="Times New Roman" w:eastAsia="SimSun" w:hAnsi="SimSun"/>
            <w:sz w:val="24"/>
            <w:szCs w:val="24"/>
          </w:rPr>
          <w:delText xml:space="preserve">仅获得</w:delText>
        </w:r>
      </w:del>
      <w:ins w:id="358" w:author="校正审阅" w:date="2026-09-28T16:08:14Z" w16du:dateUtc="2026-09-28T16:08:14Z">
        <w:r w:rsidR="20260928">
          <w:rPr>
            <w:rFonts w:ascii="Times New Roman" w:eastAsia="SimSun" w:hAnsi="SimSun"/>
            <w:sz w:val="24"/>
            <w:szCs w:val="24"/>
          </w:rPr>
          <w:t xml:space="preserve">只返回</w:t>
        </w:r>
      </w:ins>
      <w:r w:rsidR="20260928">
        <w:rPr>
          <w:rFonts w:ascii="Times New Roman" w:eastAsia="SimSun" w:hAnsi="SimSun"/>
          <w:sz w:val="24"/>
          <w:szCs w:val="24"/>
        </w:rPr>
        <w:t xml:space="preserve">当前网格</w:t>
      </w:r>
      <w:del w:id="379" w:author="校正审阅" w:date="2026-09-28T16:08:14Z" w16du:dateUtc="2026-09-28T16:08:14Z">
        <w:r w:rsidDel="20260928">
          <w:rPr>
            <w:rFonts w:ascii="Times New Roman" w:eastAsia="SimSun" w:hAnsi="SimSun"/>
            <w:sz w:val="24"/>
            <w:szCs w:val="24"/>
          </w:rPr>
          <w:delText xml:space="preserve">的</w:delText>
        </w:r>
      </w:del>
      <w:r w:rsidR="20260928">
        <w:rPr>
          <w:rFonts w:ascii="Times New Roman" w:eastAsia="SimSun" w:hAnsi="SimSun"/>
          <w:sz w:val="24"/>
          <w:szCs w:val="24"/>
        </w:rPr>
        <w:t xml:space="preserve">局部</w:t>
      </w:r>
      <w:del w:id="380" w:author="校正审阅" w:date="2026-09-28T16:08:14Z" w16du:dateUtc="2026-09-28T16:08:14Z">
        <w:r w:rsidDel="20260928">
          <w:rPr>
            <w:rFonts w:ascii="Times New Roman" w:eastAsia="SimSun" w:hAnsi="SimSun"/>
            <w:sz w:val="24"/>
            <w:szCs w:val="24"/>
          </w:rPr>
          <w:delText xml:space="preserve">航拍</w:delText>
        </w:r>
      </w:del>
      <w:r w:rsidR="20260928">
        <w:rPr>
          <w:rFonts w:ascii="Times New Roman" w:eastAsia="SimSun" w:hAnsi="SimSun"/>
          <w:sz w:val="24"/>
          <w:szCs w:val="24"/>
        </w:rPr>
        <w:t xml:space="preserve">观测，</w:t>
      </w:r>
      <w:del w:id="381" w:author="校正审阅" w:date="2026-09-28T16:08:14Z" w16du:dateUtc="2026-09-28T16:08:14Z">
        <w:r w:rsidDel="20260928">
          <w:rPr>
            <w:rFonts w:ascii="Times New Roman" w:eastAsia="SimSun" w:hAnsi="SimSun"/>
            <w:sz w:val="24"/>
            <w:szCs w:val="24"/>
          </w:rPr>
          <w:delText xml:space="preserve">可在</w:delText>
        </w:r>
      </w:del>
      <w:ins w:id="359" w:author="校正审阅" w:date="2026-09-28T16:08:14Z" w16du:dateUtc="2026-09-28T16:08:14Z">
        <w:r w:rsidR="20260928">
          <w:rPr>
            <w:rFonts w:ascii="Times New Roman" w:eastAsia="SimSun" w:hAnsi="SimSun"/>
            <w:sz w:val="24"/>
            <w:szCs w:val="24"/>
          </w:rPr>
          <w:t xml:space="preserve">动作限</w:t>
        </w:r>
      </w:ins>
      <w:r w:rsidR="20260928">
        <w:rPr>
          <w:rFonts w:ascii="Times New Roman" w:eastAsia="SimSun" w:hAnsi="SimSun"/>
          <w:sz w:val="24"/>
          <w:szCs w:val="24"/>
        </w:rPr>
        <w:t xml:space="preserve">上下左右</w:t>
      </w:r>
      <w:del w:id="382" w:author="校正审阅" w:date="2026-09-28T16:08:14Z" w16du:dateUtc="2026-09-28T16:08:14Z">
        <w:r w:rsidDel="20260928">
          <w:rPr>
            <w:rFonts w:ascii="Times New Roman" w:eastAsia="SimSun" w:hAnsi="SimSun"/>
            <w:sz w:val="24"/>
            <w:szCs w:val="24"/>
          </w:rPr>
          <w:delText xml:space="preserve">四个方向移动；在搜索预算内抵</w:delText>
        </w:r>
      </w:del>
      <w:ins w:id="360" w:author="校正审阅" w:date="2026-09-28T16:08:14Z" w16du:dateUtc="2026-09-28T16:08:14Z">
        <w:r w:rsidR="20260928">
          <w:rPr>
            <w:rFonts w:ascii="Times New Roman" w:eastAsia="SimSun" w:hAnsi="SimSun"/>
            <w:sz w:val="24"/>
            <w:szCs w:val="24"/>
          </w:rPr>
          <w:t xml:space="preserve">，首次到</w:t>
        </w:r>
      </w:ins>
      <w:r w:rsidR="20260928">
        <w:rPr>
          <w:rFonts w:ascii="Times New Roman" w:eastAsia="SimSun" w:hAnsi="SimSun"/>
          <w:sz w:val="24"/>
          <w:szCs w:val="24"/>
        </w:rPr>
        <w:t xml:space="preserve">达目标</w:t>
      </w:r>
      <w:del w:id="383" w:author="校正审阅" w:date="2026-09-28T16:08:14Z" w16du:dateUtc="2026-09-28T16:08:14Z">
        <w:r w:rsidDel="20260928">
          <w:rPr>
            <w:rFonts w:ascii="Times New Roman" w:eastAsia="SimSun" w:hAnsi="SimSun"/>
            <w:sz w:val="24"/>
            <w:szCs w:val="24"/>
          </w:rPr>
          <w:delText xml:space="preserve">网格判定任务成功</w:delText>
        </w:r>
      </w:del>
      <w:ins w:id="361" w:author="校正审阅" w:date="2026-09-28T16:08:14Z" w16du:dateUtc="2026-09-28T16:08:14Z">
        <w:r w:rsidR="20260928">
          <w:rPr>
            <w:rFonts w:ascii="Times New Roman" w:eastAsia="SimSun" w:hAnsi="SimSun"/>
            <w:sz w:val="24"/>
            <w:szCs w:val="24"/>
          </w:rPr>
          <w:t xml:space="preserve">或预算耗尽时由环境终止</w:t>
        </w:r>
      </w:ins>
      <w:r w:rsidR="20260928">
        <w:rPr>
          <w:rFonts w:ascii="Times New Roman" w:eastAsia="SimSun" w:hAnsi="SimSun"/>
          <w:sz w:val="24"/>
          <w:szCs w:val="24"/>
        </w:rPr>
        <w:t xml:space="preserve">。</w:t>
      </w:r>
      <w:del w:id="384" w:author="校正审阅" w:date="2026-09-28T16:08:14Z" w16du:dateUtc="2026-09-28T16:08:14Z">
        <w:r w:rsidDel="20260928">
          <w:rPr>
            <w:rFonts w:ascii="Times New Roman" w:eastAsia="SimSun" w:hAnsi="SimSun"/>
            <w:sz w:val="24"/>
            <w:szCs w:val="24"/>
          </w:rPr>
          <w:delText xml:space="preserve">平台主要建设内容包括：多数据集数据处理管线（以 </w:delText>
        </w:r>
      </w:del>
      <w:r w:rsidR="20260928">
        <w:rPr>
          <w:rFonts w:ascii="Times New Roman" w:eastAsia="SimSun" w:hAnsi="SimSun"/>
          <w:sz w:val="24"/>
          <w:szCs w:val="24"/>
        </w:rPr>
        <w:t xml:space="preserve">MASA</w:t>
      </w:r>
      <w:del w:id="385" w:author="校正审阅" w:date="2026-09-28T16:08:14Z" w16du:dateUtc="2026-09-28T16:08:14Z">
        <w:r w:rsidDel="20260928">
          <w:rPr>
            <w:rFonts w:ascii="Times New Roman" w:eastAsia="SimSun" w:hAnsi="SimSun"/>
            <w:sz w:val="24"/>
            <w:szCs w:val="24"/>
          </w:rPr>
          <w:delText xml:space="preserve"> </w:delText>
        </w:r>
      </w:del>
      <w:ins w:id="362" w:author="校正审阅" w:date="2026-09-28T16:08:14Z" w16du:dateUtc="2026-09-28T16:08:14Z">
        <w:r w:rsidR="20260928">
          <w:rPr>
            <w:rFonts w:ascii="Times New Roman" w:eastAsia="SimSun" w:hAnsi="SimSun"/>
            <w:sz w:val="24"/>
            <w:szCs w:val="24"/>
          </w:rPr>
          <w:t xml:space="preserve">作</w:t>
        </w:r>
      </w:ins>
      <w:r w:rsidR="20260928">
        <w:rPr>
          <w:rFonts w:ascii="Times New Roman" w:eastAsia="SimSun" w:hAnsi="SimSun"/>
          <w:sz w:val="24"/>
          <w:szCs w:val="24"/>
        </w:rPr>
        <w:t xml:space="preserve">为主</w:t>
      </w:r>
      <w:del w:id="386" w:author="校正审阅" w:date="2026-09-28T16:08:14Z" w16du:dateUtc="2026-09-28T16:08:14Z">
        <w:r w:rsidDel="20260928">
          <w:rPr>
            <w:rFonts w:ascii="Times New Roman" w:eastAsia="SimSun" w:hAnsi="SimSun"/>
            <w:sz w:val="24"/>
            <w:szCs w:val="24"/>
          </w:rPr>
          <w:delText xml:space="preserve">基准</w:delText>
        </w:r>
      </w:del>
      <w:ins w:id="363" w:author="校正审阅" w:date="2026-09-28T16:08:14Z" w16du:dateUtc="2026-09-28T16:08:14Z">
        <w:r w:rsidR="20260928">
          <w:rPr>
            <w:rFonts w:ascii="Times New Roman" w:eastAsia="SimSun" w:hAnsi="SimSun"/>
            <w:sz w:val="24"/>
            <w:szCs w:val="24"/>
          </w:rPr>
          <w:t xml:space="preserve">要实验来源</w:t>
        </w:r>
      </w:ins>
      <w:r w:rsidR="20260928">
        <w:rPr>
          <w:rFonts w:ascii="Times New Roman" w:eastAsia="SimSun" w:hAnsi="SimSun"/>
          <w:sz w:val="24"/>
          <w:szCs w:val="24"/>
        </w:rPr>
        <w:t xml:space="preserve">，MM-GAG</w:t>
      </w:r>
      <w:del w:id="387" w:author="校正审阅" w:date="2026-09-28T16:08:14Z" w16du:dateUtc="2026-09-28T16:08:14Z">
        <w:r w:rsidDel="20260928">
          <w:rPr>
            <w:rFonts w:ascii="Times New Roman" w:eastAsia="SimSun" w:hAnsi="SimSun"/>
            <w:sz w:val="24"/>
            <w:szCs w:val="24"/>
          </w:rPr>
          <w:delText xml:space="preserve"> 提供</w:delText>
        </w:r>
      </w:del>
      <w:ins w:id="364" w:author="校正审阅" w:date="2026-09-28T16:08:14Z" w16du:dateUtc="2026-09-28T16:08:14Z">
        <w:r w:rsidR="20260928">
          <w:rPr>
            <w:rFonts w:ascii="Times New Roman" w:eastAsia="SimSun" w:hAnsi="SimSun"/>
            <w:sz w:val="24"/>
            <w:szCs w:val="24"/>
          </w:rPr>
          <w:t xml:space="preserve">用于</w:t>
        </w:r>
      </w:ins>
      <w:r w:rsidR="20260928">
        <w:rPr>
          <w:rFonts w:ascii="Times New Roman" w:eastAsia="SimSun" w:hAnsi="SimSun"/>
          <w:sz w:val="24"/>
          <w:szCs w:val="24"/>
        </w:rPr>
        <w:t xml:space="preserve">多模态</w:t>
      </w:r>
      <w:del w:id="388" w:author="校正审阅" w:date="2026-09-28T16:08:14Z" w16du:dateUtc="2026-09-28T16:08:14Z">
        <w:r w:rsidDel="20260928">
          <w:rPr>
            <w:rFonts w:ascii="Times New Roman" w:eastAsia="SimSun" w:hAnsi="SimSun"/>
            <w:sz w:val="24"/>
            <w:szCs w:val="24"/>
          </w:rPr>
          <w:delText xml:space="preserve">目标线索</w:delText>
        </w:r>
      </w:del>
      <w:ins w:id="365" w:author="校正审阅" w:date="2026-09-28T16:08:14Z" w16du:dateUtc="2026-09-28T16:08:14Z">
        <w:r w:rsidR="20260928">
          <w:rPr>
            <w:rFonts w:ascii="Times New Roman" w:eastAsia="SimSun" w:hAnsi="SimSun"/>
            <w:sz w:val="24"/>
            <w:szCs w:val="24"/>
          </w:rPr>
          <w:t xml:space="preserve">测试</w:t>
        </w:r>
      </w:ins>
      <w:r w:rsidR="20260928">
        <w:rPr>
          <w:rFonts w:ascii="Times New Roman" w:eastAsia="SimSun" w:hAnsi="SimSun"/>
          <w:sz w:val="24"/>
          <w:szCs w:val="24"/>
        </w:rPr>
        <w:t xml:space="preserve">，SwissView</w:t>
      </w:r>
      <w:del w:id="389"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与</w:t>
      </w:r>
      <w:del w:id="390" w:author="校正审阅" w:date="2026-09-28T16:08:14Z" w16du:dateUtc="2026-09-28T16:08:14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xBD</w:t>
      </w:r>
      <w:del w:id="391" w:author="校正审阅" w:date="2026-09-28T16:08:14Z" w16du:dateUtc="2026-09-28T16:08:14Z">
        <w:r w:rsidDel="20260928">
          <w:rPr>
            <w:rFonts w:ascii="Times New Roman" w:eastAsia="SimSun" w:hAnsi="SimSun"/>
            <w:sz w:val="24"/>
            <w:szCs w:val="24"/>
          </w:rPr>
          <w:delText xml:space="preserve"> 用于</w:delText>
        </w:r>
      </w:del>
      <w:ins w:id="366" w:author="校正审阅" w:date="2026-09-28T16:08:14Z" w16du:dateUtc="2026-09-28T16:08:14Z">
        <w:r w:rsidR="20260928">
          <w:rPr>
            <w:rFonts w:ascii="Times New Roman" w:eastAsia="SimSun" w:hAnsi="SimSun"/>
            <w:sz w:val="24"/>
            <w:szCs w:val="24"/>
          </w:rPr>
          <w:t xml:space="preserve">作为条件具备后的</w:t>
        </w:r>
      </w:ins>
      <w:r w:rsidR="20260928">
        <w:rPr>
          <w:rFonts w:ascii="Times New Roman" w:eastAsia="SimSun" w:hAnsi="SimSun"/>
          <w:sz w:val="24"/>
          <w:szCs w:val="24"/>
        </w:rPr>
        <w:t xml:space="preserve">跨域测试</w:t>
      </w:r>
      <w:ins w:id="367" w:author="校正审阅" w:date="2026-09-28T16:08:14Z" w16du:dateUtc="2026-09-28T16:08:14Z">
        <w:r w:rsidR="20260928">
          <w:rPr>
            <w:rFonts w:ascii="Times New Roman" w:eastAsia="SimSun" w:hAnsi="SimSun"/>
            <w:sz w:val="24"/>
            <w:szCs w:val="24"/>
          </w:rPr>
          <w:t xml:space="preserve">。Agent不得获取goal坐标</w:t>
        </w:r>
      </w:ins>
      <w:r w:rsidR="20260928">
        <w:rPr>
          <w:rFonts w:ascii="Times New Roman" w:eastAsia="SimSun" w:hAnsi="SimSun"/>
          <w:sz w:val="24"/>
          <w:szCs w:val="24"/>
        </w:rPr>
        <w:t xml:space="preserve">、</w:t>
      </w:r>
      <w:del w:id="392" w:author="校正审阅" w:date="2026-09-28T16:08:14Z" w16du:dateUtc="2026-09-28T16:08:14Z">
        <w:r w:rsidDel="20260928">
          <w:rPr>
            <w:rFonts w:ascii="Times New Roman" w:eastAsia="SimSun" w:hAnsi="SimSun"/>
            <w:sz w:val="24"/>
            <w:szCs w:val="24"/>
          </w:rPr>
          <w:delText xml:space="preserve">视进度选做）</w:delText>
        </w:r>
      </w:del>
      <w:ins w:id="368" w:author="校正审阅" w:date="2026-09-28T16:08:14Z" w16du:dateUtc="2026-09-28T16:08:14Z">
        <w:r w:rsidR="20260928">
          <w:rPr>
            <w:rFonts w:ascii="Times New Roman" w:eastAsia="SimSun" w:hAnsi="SimSun"/>
            <w:sz w:val="24"/>
            <w:szCs w:val="24"/>
          </w:rPr>
          <w:t xml:space="preserve">可定位目标的文件名/索引、真值距离、完整搜索图或未访问网格特征</w:t>
        </w:r>
      </w:ins>
      <w:r w:rsidR="20260928">
        <w:rPr>
          <w:rFonts w:ascii="Times New Roman" w:eastAsia="SimSun" w:hAnsi="SimSun"/>
          <w:sz w:val="24"/>
          <w:szCs w:val="24"/>
        </w:rPr>
        <w:t xml:space="preserve">；</w:t>
      </w:r>
      <w:ins w:id="369" w:author="校正审阅" w:date="2026-09-28T16:08:14Z" w16du:dateUtc="2026-09-28T16:08:14Z">
        <w:r w:rsidR="20260928">
          <w:rPr>
            <w:rFonts w:ascii="Times New Roman" w:eastAsia="SimSun" w:hAnsi="SimSun"/>
            <w:sz w:val="24"/>
            <w:szCs w:val="24"/>
          </w:rPr>
          <w:t xml:space="preserve">评测器持有真值，oracle只用于</w:t>
        </w:r>
      </w:ins>
      <w:r w:rsidR="20260928">
        <w:rPr>
          <w:rFonts w:ascii="Times New Roman" w:eastAsia="SimSun" w:hAnsi="SimSun"/>
          <w:sz w:val="24"/>
          <w:szCs w:val="24"/>
        </w:rPr>
        <w:t xml:space="preserve">环境</w:t>
      </w:r>
      <w:del w:id="393" w:author="校正审阅" w:date="2026-09-28T16:08:14Z" w16du:dateUtc="2026-09-28T16:08:14Z">
        <w:r w:rsidDel="20260928">
          <w:rPr>
            <w:rFonts w:ascii="Times New Roman" w:eastAsia="SimSun" w:hAnsi="SimSun"/>
            <w:sz w:val="24"/>
            <w:szCs w:val="24"/>
          </w:rPr>
          <w:delText xml:space="preserve">与智</w:delText>
        </w:r>
      </w:del>
      <w:ins w:id="370" w:author="校正审阅" w:date="2026-09-28T16:08:14Z" w16du:dateUtc="2026-09-28T16:08:14Z">
        <w:r w:rsidR="20260928">
          <w:rPr>
            <w:rFonts w:ascii="Times New Roman" w:eastAsia="SimSun" w:hAnsi="SimSun"/>
            <w:sz w:val="24"/>
            <w:szCs w:val="24"/>
          </w:rPr>
          <w:t xml:space="preserve">单元测试或上界诊断，不作为可部署基线。冻结区域级划分和任务清单后再比较方法，不</w:t>
        </w:r>
      </w:ins>
      <w:r w:rsidR="20260928">
        <w:rPr>
          <w:rFonts w:ascii="Times New Roman" w:eastAsia="SimSun" w:hAnsi="SimSun"/>
          <w:sz w:val="24"/>
          <w:szCs w:val="24"/>
        </w:rPr>
        <w:t xml:space="preserve">能</w:t>
      </w:r>
      <w:del w:id="394" w:author="校正审阅" w:date="2026-09-28T16:08:14Z" w16du:dateUtc="2026-09-28T16:08:14Z">
        <w:r w:rsidDel="20260928">
          <w:rPr>
            <w:rFonts w:ascii="Times New Roman" w:eastAsia="SimSun" w:hAnsi="SimSun"/>
            <w:sz w:val="24"/>
            <w:szCs w:val="24"/>
          </w:rPr>
          <w:delText xml:space="preserve">体之间的标准交互</w:delText>
        </w:r>
      </w:del>
      <w:ins w:id="371" w:author="校正审阅" w:date="2026-09-28T16:08:14Z" w16du:dateUtc="2026-09-28T16:08:14Z">
        <w:r w:rsidR="20260928">
          <w:rPr>
            <w:rFonts w:ascii="Times New Roman" w:eastAsia="SimSun" w:hAnsi="SimSun"/>
            <w:sz w:val="24"/>
            <w:szCs w:val="24"/>
          </w:rPr>
          <w:t xml:space="preserve">仅凭</w:t>
        </w:r>
      </w:ins>
      <w:r w:rsidR="20260928">
        <w:rPr>
          <w:rFonts w:ascii="Times New Roman" w:eastAsia="SimSun" w:hAnsi="SimSun"/>
          <w:sz w:val="24"/>
          <w:szCs w:val="24"/>
        </w:rPr>
        <w:t xml:space="preserve">接口</w:t>
      </w:r>
      <w:del w:id="395" w:author="校正审阅" w:date="2026-09-28T16:08:14Z" w16du:dateUtc="2026-09-28T16:08:14Z">
        <w:r w:rsidDel="20260928">
          <w:rPr>
            <w:rFonts w:ascii="Times New Roman" w:eastAsia="SimSun" w:hAnsi="SimSun"/>
            <w:sz w:val="24"/>
            <w:szCs w:val="24"/>
          </w:rPr>
          <w:delText xml:space="preserve">（episode 初始化、观测返回、动作执行、终止判</w:delText>
        </w:r>
      </w:del>
      <w:ins w:id="372" w:author="校正审阅" w:date="2026-09-28T16:08:14Z" w16du:dateUtc="2026-09-28T16:08:14Z">
        <w:r w:rsidR="20260928">
          <w:rPr>
            <w:rFonts w:ascii="Times New Roman" w:eastAsia="SimSun" w:hAnsi="SimSun"/>
            <w:sz w:val="24"/>
            <w:szCs w:val="24"/>
          </w:rPr>
          <w:t xml:space="preserve">统一就认</w:t>
        </w:r>
      </w:ins>
      <w:r w:rsidR="20260928">
        <w:rPr>
          <w:rFonts w:ascii="Times New Roman" w:eastAsia="SimSun" w:hAnsi="SimSun"/>
          <w:sz w:val="24"/>
          <w:szCs w:val="24"/>
        </w:rPr>
        <w:t xml:space="preserve">定</w:t>
      </w:r>
      <w:del w:id="396" w:author="校正审阅" w:date="2026-09-28T16:08:14Z" w16du:dateUtc="2026-09-28T16:08:14Z">
        <w:r w:rsidDel="20260928">
          <w:rPr>
            <w:rFonts w:ascii="Times New Roman" w:eastAsia="SimSun" w:hAnsi="SimSun"/>
            <w:sz w:val="24"/>
            <w:szCs w:val="24"/>
          </w:rPr>
          <w:delText xml:space="preserve">）；SR/SG 及探索效率指标的统计</w:delText>
        </w:r>
      </w:del>
      <w:r w:rsidR="20260928">
        <w:rPr>
          <w:rFonts w:ascii="Times New Roman" w:eastAsia="SimSun" w:hAnsi="SimSun"/>
          <w:sz w:val="24"/>
          <w:szCs w:val="24"/>
        </w:rPr>
        <w:t xml:space="preserve">与</w:t>
      </w:r>
      <w:del w:id="397" w:author="校正审阅" w:date="2026-09-28T16:08:14Z" w16du:dateUtc="2026-09-28T16:08:14Z">
        <w:r w:rsidDel="20260928">
          <w:rPr>
            <w:rFonts w:ascii="Times New Roman" w:eastAsia="SimSun" w:hAnsi="SimSun"/>
            <w:sz w:val="24"/>
            <w:szCs w:val="24"/>
          </w:rPr>
          <w:delText xml:space="preserve">轨迹可视化模块。该实验设置与</w:delText>
        </w:r>
      </w:del>
      <w:ins w:id="373" w:author="校正审阅" w:date="2026-09-28T16:08:14Z" w16du:dateUtc="2026-09-28T16:08:14Z">
        <w:r w:rsidR="20260928">
          <w:rPr>
            <w:rFonts w:ascii="Times New Roman" w:eastAsia="SimSun" w:hAnsi="SimSun"/>
            <w:sz w:val="24"/>
            <w:szCs w:val="24"/>
          </w:rPr>
          <w:t xml:space="preserve">论</w:t>
        </w:r>
      </w:ins>
      <w:r w:rsidR="20260928">
        <w:rPr>
          <w:rFonts w:ascii="Times New Roman" w:eastAsia="SimSun" w:hAnsi="SimSun"/>
          <w:sz w:val="24"/>
          <w:szCs w:val="24"/>
        </w:rPr>
        <w:t xml:space="preserve">文</w:t>
      </w:r>
      <w:del w:id="398" w:author="校正审阅" w:date="2026-09-28T16:08:14Z" w16du:dateUtc="2026-09-28T16:08:14Z">
        <w:r w:rsidDel="20260928">
          <w:rPr>
            <w:rFonts w:ascii="Times New Roman" w:eastAsia="SimSun" w:hAnsi="SimSun"/>
            <w:sz w:val="24"/>
            <w:szCs w:val="24"/>
          </w:rPr>
          <w:delText xml:space="preserve">献</w:delText>
        </w:r>
        <w:r w:rsidDel="20260928">
          <w:rPr>
            <w:rFonts w:ascii="Times New Roman" w:eastAsia="SimSun" w:hAnsi="SimSun"/>
            <w:sz w:val="24"/>
            <w:szCs w:val="24"/>
            <w:vertAlign w:val="superscript"/>
          </w:rPr>
          <w:delText xml:space="preserve">[1-3]</w:delText>
        </w:r>
        <w:r w:rsidDel="20260928">
          <w:rPr>
            <w:rFonts w:ascii="Times New Roman" w:eastAsia="SimSun" w:hAnsi="SimSun"/>
            <w:sz w:val="24"/>
            <w:szCs w:val="24"/>
          </w:rPr>
          <w:delText xml:space="preserve">保持一致，保证实验结果直接</w:delText>
        </w:r>
      </w:del>
      <w:r w:rsidR="20260928">
        <w:rPr>
          <w:rFonts w:ascii="Times New Roman" w:eastAsia="SimSun" w:hAnsi="SimSun"/>
          <w:sz w:val="24"/>
          <w:szCs w:val="24"/>
        </w:rPr>
        <w:t xml:space="preserve">可比。</w:t>
      </w:r>
    </w:p>
    <w:p w:rsidR="20260928" w:rsidRDefault="20260928" w:rsidP="20260928" w14:paraId="09A27051" w14:textId="3FBE98A8">
      <w:pPr>
        <w:pStyle w:val="Heading2"/>
        <w:keepNext/>
        <w:spacing w:after="120" w:before="220" w:line="360" w:lineRule="auto"/>
      </w:pPr>
      <w:r w:rsidR="20260928">
        <w:rPr>
          <w:rFonts w:ascii="Times New Roman" w:eastAsia="SimHei" w:hAnsi="SimHei"/>
          <w:b/>
          <w:bCs/>
          <w:color w:val="000000"/>
          <w:sz w:val="28"/>
          <w:szCs w:val="28"/>
        </w:rPr>
        <w:t xml:space="preserve">（三）多智能体主动定位基础框架（</w:t>
      </w:r>
      <w:del w:id="400" w:author="校正审阅" w:date="2026-09-28T16:08:15Z" w16du:dateUtc="2026-09-28T16:08:15Z">
        <w:r w:rsidDel="20260928">
          <w:rPr>
            <w:rFonts w:ascii="Times New Roman" w:eastAsia="SimHei" w:hAnsi="SimHei"/>
            <w:b/>
            <w:bCs/>
            <w:color w:val="000000"/>
            <w:sz w:val="28"/>
            <w:szCs w:val="28"/>
          </w:rPr>
          <w:delText xml:space="preserve">复现与奠基</w:delText>
        </w:r>
      </w:del>
      <w:ins w:id="399" w:author="校正审阅" w:date="2026-09-28T16:08:15Z" w16du:dateUtc="2026-09-28T16:08:15Z">
        <w:r w:rsidR="20260928">
          <w:rPr>
            <w:rFonts w:ascii="Times New Roman" w:eastAsia="SimHei" w:hAnsi="SimHei"/>
            <w:b/>
            <w:bCs/>
            <w:color w:val="000000"/>
            <w:sz w:val="28"/>
            <w:szCs w:val="28"/>
          </w:rPr>
          <w:t xml:space="preserve">自主设计</w:t>
        </w:r>
      </w:ins>
      <w:r w:rsidR="20260928">
        <w:rPr>
          <w:rFonts w:ascii="Times New Roman" w:eastAsia="SimHei" w:hAnsi="SimHei"/>
          <w:b/>
          <w:bCs/>
          <w:color w:val="000000"/>
          <w:sz w:val="28"/>
          <w:szCs w:val="28"/>
        </w:rPr>
        <w:t xml:space="preserve">）</w:t>
      </w:r>
    </w:p>
    <w:p w:rsidR="20260928" w:rsidRDefault="20260928" w:rsidP="20260928" w14:paraId="412D243E" w14:textId="00F6B64A">
      <w:pPr>
        <w:spacing w:line="360" w:lineRule="auto"/>
        <w:ind w:firstLine="480"/>
        <w:jc w:val="both"/>
      </w:pPr>
      <w:del w:id="419" w:author="校正审阅" w:date="2026-09-28T16:08:15Z" w16du:dateUtc="2026-09-28T16:08:15Z">
        <w:r w:rsidDel="20260928">
          <w:rPr>
            <w:rFonts w:ascii="Times New Roman" w:eastAsia="SimSun" w:hAnsi="SimSun"/>
            <w:sz w:val="24"/>
            <w:szCs w:val="24"/>
          </w:rPr>
          <w:delText xml:space="preserve">参照 GOMAA-Geo 的</w:delText>
        </w:r>
      </w:del>
      <w:ins w:id="401" w:author="校正审阅" w:date="2026-09-28T16:08:15Z" w16du:dateUtc="2026-09-28T16:08:15Z">
        <w:r w:rsidR="20260928">
          <w:rPr>
            <w:rFonts w:ascii="Times New Roman" w:eastAsia="SimSun" w:hAnsi="SimSun"/>
            <w:sz w:val="24"/>
            <w:szCs w:val="24"/>
          </w:rPr>
          <w:t xml:space="preserve">本课题拟自主设计零训练</w:t>
        </w:r>
      </w:ins>
      <w:r w:rsidR="20260928">
        <w:rPr>
          <w:rFonts w:ascii="Times New Roman" w:eastAsia="SimSun" w:hAnsi="SimSun"/>
          <w:sz w:val="24"/>
          <w:szCs w:val="24"/>
        </w:rPr>
        <w:t xml:space="preserve">多智能体</w:t>
      </w:r>
      <w:del w:id="420" w:author="校正审阅" w:date="2026-09-28T16:08:15Z" w16du:dateUtc="2026-09-28T16:08:15Z">
        <w:r w:rsidDel="20260928">
          <w:rPr>
            <w:rFonts w:ascii="Times New Roman" w:eastAsia="SimSun" w:hAnsi="SimSun"/>
            <w:sz w:val="24"/>
            <w:szCs w:val="24"/>
          </w:rPr>
          <w:delText xml:space="preserve">架构搭建零样本主动定位基础</w:delText>
        </w:r>
      </w:del>
      <w:r w:rsidR="20260928">
        <w:rPr>
          <w:rFonts w:ascii="Times New Roman" w:eastAsia="SimSun" w:hAnsi="SimSun"/>
          <w:sz w:val="24"/>
          <w:szCs w:val="24"/>
        </w:rPr>
        <w:t xml:space="preserve">系统：感知定位智能体</w:t>
      </w:r>
      <w:del w:id="421" w:author="校正审阅" w:date="2026-09-28T16:08:15Z" w16du:dateUtc="2026-09-28T16:08:15Z">
        <w:r w:rsidDel="20260928">
          <w:rPr>
            <w:rFonts w:ascii="Times New Roman" w:eastAsia="SimSun" w:hAnsi="SimSun"/>
            <w:sz w:val="24"/>
            <w:szCs w:val="24"/>
          </w:rPr>
          <w:delText xml:space="preserve">（VLM 判断</w:delText>
        </w:r>
      </w:del>
      <w:ins w:id="402" w:author="校正审阅" w:date="2026-09-28T16:08:15Z" w16du:dateUtc="2026-09-28T16:08:15Z">
        <w:r w:rsidR="20260928">
          <w:rPr>
            <w:rFonts w:ascii="Times New Roman" w:eastAsia="SimSun" w:hAnsi="SimSun"/>
            <w:sz w:val="24"/>
            <w:szCs w:val="24"/>
          </w:rPr>
          <w:t xml:space="preserve">依据</w:t>
        </w:r>
      </w:ins>
      <w:r w:rsidR="20260928">
        <w:rPr>
          <w:rFonts w:ascii="Times New Roman" w:eastAsia="SimSun" w:hAnsi="SimSun"/>
          <w:sz w:val="24"/>
          <w:szCs w:val="24"/>
        </w:rPr>
        <w:t xml:space="preserve">当前观测与目标线索</w:t>
      </w:r>
      <w:del w:id="422" w:author="校正审阅" w:date="2026-09-28T16:08:15Z" w16du:dateUtc="2026-09-28T16:08:15Z">
        <w:r w:rsidDel="20260928">
          <w:rPr>
            <w:rFonts w:ascii="Times New Roman" w:eastAsia="SimSun" w:hAnsi="SimSun"/>
            <w:sz w:val="24"/>
            <w:szCs w:val="24"/>
          </w:rPr>
          <w:delText xml:space="preserve">的地理关联，输出</w:delText>
        </w:r>
      </w:del>
      <w:ins w:id="403" w:author="校正审阅" w:date="2026-09-28T16:08:15Z" w16du:dateUtc="2026-09-28T16:08:15Z">
        <w:r w:rsidR="20260928">
          <w:rPr>
            <w:rFonts w:ascii="Times New Roman" w:eastAsia="SimSun" w:hAnsi="SimSun"/>
            <w:sz w:val="24"/>
            <w:szCs w:val="24"/>
          </w:rPr>
          <w:t xml:space="preserve">形成</w:t>
        </w:r>
      </w:ins>
      <w:r w:rsidR="20260928">
        <w:rPr>
          <w:rFonts w:ascii="Times New Roman" w:eastAsia="SimSun" w:hAnsi="SimSun"/>
          <w:sz w:val="24"/>
          <w:szCs w:val="24"/>
        </w:rPr>
        <w:t xml:space="preserve">候选</w:t>
      </w:r>
      <w:del w:id="423" w:author="校正审阅" w:date="2026-09-28T16:08:15Z" w16du:dateUtc="2026-09-28T16:08:15Z">
        <w:r w:rsidDel="20260928">
          <w:rPr>
            <w:rFonts w:ascii="Times New Roman" w:eastAsia="SimSun" w:hAnsi="SimSun"/>
            <w:sz w:val="24"/>
            <w:szCs w:val="24"/>
          </w:rPr>
          <w:delText xml:space="preserve">方向与</w:delText>
        </w:r>
      </w:del>
      <w:ins w:id="404" w:author="校正审阅" w:date="2026-09-28T16:08:15Z" w16du:dateUtc="2026-09-28T16:08:15Z">
        <w:r w:rsidR="20260928">
          <w:rPr>
            <w:rFonts w:ascii="Times New Roman" w:eastAsia="SimSun" w:hAnsi="SimSun"/>
            <w:sz w:val="24"/>
            <w:szCs w:val="24"/>
          </w:rPr>
          <w:t xml:space="preserve">和</w:t>
        </w:r>
      </w:ins>
      <w:r w:rsidR="20260928">
        <w:rPr>
          <w:rFonts w:ascii="Times New Roman" w:eastAsia="SimSun" w:hAnsi="SimSun"/>
          <w:sz w:val="24"/>
          <w:szCs w:val="24"/>
        </w:rPr>
        <w:t xml:space="preserve">置信度</w:t>
      </w:r>
      <w:del w:id="424" w:author="校正审阅" w:date="2026-09-28T16:08:15Z" w16du:dateUtc="2026-09-28T16:08:15Z">
        <w:r w:rsidDel="20260928">
          <w:rPr>
            <w:rFonts w:ascii="Times New Roman" w:eastAsia="SimSun" w:hAnsi="SimSun"/>
            <w:sz w:val="24"/>
            <w:szCs w:val="24"/>
          </w:rPr>
          <w:delText xml:space="preserve">）、</w:delText>
        </w:r>
      </w:del>
      <w:ins w:id="405" w:author="校正审阅" w:date="2026-09-28T16:08:15Z" w16du:dateUtc="2026-09-28T16:08:15Z">
        <w:r w:rsidR="20260928">
          <w:rPr>
            <w:rFonts w:ascii="Times New Roman" w:eastAsia="SimSun" w:hAnsi="SimSun"/>
            <w:sz w:val="24"/>
            <w:szCs w:val="24"/>
          </w:rPr>
          <w:t xml:space="preserve">；</w:t>
        </w:r>
      </w:ins>
      <w:r w:rsidR="20260928">
        <w:rPr>
          <w:rFonts w:ascii="Times New Roman" w:eastAsia="SimSun" w:hAnsi="SimSun"/>
          <w:sz w:val="24"/>
          <w:szCs w:val="24"/>
        </w:rPr>
        <w:t xml:space="preserve">记忆管理智能体</w:t>
      </w:r>
      <w:del w:id="425" w:author="校正审阅" w:date="2026-09-28T16:08:15Z" w16du:dateUtc="2026-09-28T16:08:15Z">
        <w:r w:rsidDel="20260928">
          <w:rPr>
            <w:rFonts w:ascii="Times New Roman" w:eastAsia="SimSun" w:hAnsi="SimSun"/>
            <w:sz w:val="24"/>
            <w:szCs w:val="24"/>
          </w:rPr>
          <w:delText xml:space="preserve">（</w:delText>
        </w:r>
      </w:del>
      <w:r w:rsidR="20260928">
        <w:rPr>
          <w:rFonts w:ascii="Times New Roman" w:eastAsia="SimSun" w:hAnsi="SimSun"/>
          <w:sz w:val="24"/>
          <w:szCs w:val="24"/>
        </w:rPr>
        <w:t xml:space="preserve">维护</w:t>
      </w:r>
      <w:del w:id="426" w:author="校正审阅" w:date="2026-09-28T16:08:15Z" w16du:dateUtc="2026-09-28T16:08:15Z">
        <w:r w:rsidDel="20260928">
          <w:rPr>
            <w:rFonts w:ascii="Times New Roman" w:eastAsia="SimSun" w:hAnsi="SimSun"/>
            <w:sz w:val="24"/>
            <w:szCs w:val="24"/>
          </w:rPr>
          <w:delText xml:space="preserve">与检索探索历史）、</w:delText>
        </w:r>
      </w:del>
      <w:ins w:id="406" w:author="校正审阅" w:date="2026-09-28T16:08:15Z" w16du:dateUtc="2026-09-28T16:08:15Z">
        <w:r w:rsidR="20260928">
          <w:rPr>
            <w:rFonts w:ascii="Times New Roman" w:eastAsia="SimSun" w:hAnsi="SimSun"/>
            <w:sz w:val="24"/>
            <w:szCs w:val="24"/>
          </w:rPr>
          <w:t xml:space="preserve">本episode证据；</w:t>
        </w:r>
      </w:ins>
      <w:r w:rsidR="20260928">
        <w:rPr>
          <w:rFonts w:ascii="Times New Roman" w:eastAsia="SimSun" w:hAnsi="SimSun"/>
          <w:sz w:val="24"/>
          <w:szCs w:val="24"/>
        </w:rPr>
        <w:t xml:space="preserve">决策协调智能体</w:t>
      </w:r>
      <w:del w:id="427" w:author="校正审阅" w:date="2026-09-28T16:08:15Z" w16du:dateUtc="2026-09-28T16:08:15Z">
        <w:r w:rsidDel="20260928">
          <w:rPr>
            <w:rFonts w:ascii="Times New Roman" w:eastAsia="SimSun" w:hAnsi="SimSun"/>
            <w:sz w:val="24"/>
            <w:szCs w:val="24"/>
          </w:rPr>
          <w:delText xml:space="preserve">（综</w:delText>
        </w:r>
      </w:del>
      <w:ins w:id="407" w:author="校正审阅" w:date="2026-09-28T16:08:15Z" w16du:dateUtc="2026-09-28T16:08:15Z">
        <w:r w:rsidR="20260928">
          <w:rPr>
            <w:rFonts w:ascii="Times New Roman" w:eastAsia="SimSun" w:hAnsi="SimSun"/>
            <w:sz w:val="24"/>
            <w:szCs w:val="24"/>
          </w:rPr>
          <w:t xml:space="preserve">结</w:t>
        </w:r>
      </w:ins>
      <w:r w:rsidR="20260928">
        <w:rPr>
          <w:rFonts w:ascii="Times New Roman" w:eastAsia="SimSun" w:hAnsi="SimSun"/>
          <w:sz w:val="24"/>
          <w:szCs w:val="24"/>
        </w:rPr>
        <w:t xml:space="preserve">合</w:t>
      </w:r>
      <w:del w:id="428" w:author="校正审阅" w:date="2026-09-28T16:08:15Z" w16du:dateUtc="2026-09-28T16:08:15Z">
        <w:r w:rsidDel="20260928">
          <w:rPr>
            <w:rFonts w:ascii="Times New Roman" w:eastAsia="SimSun" w:hAnsi="SimSun"/>
            <w:sz w:val="24"/>
            <w:szCs w:val="24"/>
          </w:rPr>
          <w:delText xml:space="preserve">各方信息</w:delText>
        </w:r>
      </w:del>
      <w:ins w:id="408" w:author="校正审阅" w:date="2026-09-28T16:08:15Z" w16du:dateUtc="2026-09-28T16:08:15Z">
        <w:r w:rsidR="20260928">
          <w:rPr>
            <w:rFonts w:ascii="Times New Roman" w:eastAsia="SimSun" w:hAnsi="SimSun"/>
            <w:sz w:val="24"/>
            <w:szCs w:val="24"/>
          </w:rPr>
          <w:t xml:space="preserve">剩余预算</w:t>
        </w:r>
      </w:ins>
      <w:r w:rsidR="20260928">
        <w:rPr>
          <w:rFonts w:ascii="Times New Roman" w:eastAsia="SimSun" w:hAnsi="SimSun"/>
          <w:sz w:val="24"/>
          <w:szCs w:val="24"/>
        </w:rPr>
        <w:t xml:space="preserve">选择</w:t>
      </w:r>
      <w:ins w:id="409" w:author="校正审阅" w:date="2026-09-28T16:08:15Z" w16du:dateUtc="2026-09-28T16:08:15Z">
        <w:r w:rsidR="20260928">
          <w:rPr>
            <w:rFonts w:ascii="Times New Roman" w:eastAsia="SimSun" w:hAnsi="SimSun"/>
            <w:sz w:val="24"/>
            <w:szCs w:val="24"/>
          </w:rPr>
          <w:t xml:space="preserve">合法移</w:t>
        </w:r>
      </w:ins>
      <w:r w:rsidR="20260928">
        <w:rPr>
          <w:rFonts w:ascii="Times New Roman" w:eastAsia="SimSun" w:hAnsi="SimSun"/>
          <w:sz w:val="24"/>
          <w:szCs w:val="24"/>
        </w:rPr>
        <w:t xml:space="preserve">动</w:t>
      </w:r>
      <w:del w:id="429" w:author="校正审阅" w:date="2026-09-28T16:08:15Z" w16du:dateUtc="2026-09-28T16:08:15Z">
        <w:r w:rsidDel="20260928">
          <w:rPr>
            <w:rFonts w:ascii="Times New Roman" w:eastAsia="SimSun" w:hAnsi="SimSun"/>
            <w:sz w:val="24"/>
            <w:szCs w:val="24"/>
          </w:rPr>
          <w:delText xml:space="preserve">作）；智能体间通过搜索协议与停止协议组织</w:delText>
        </w:r>
      </w:del>
      <w:ins w:id="410" w:author="校正审阅" w:date="2026-09-28T16:08:15Z" w16du:dateUtc="2026-09-28T16:08:15Z">
        <w:r w:rsidR="20260928">
          <w:rPr>
            <w:rFonts w:ascii="Times New Roman" w:eastAsia="SimSun" w:hAnsi="SimSun"/>
            <w:sz w:val="24"/>
            <w:szCs w:val="24"/>
          </w:rPr>
          <w:t xml:space="preserve">。可借鉴推理—行动</w:t>
        </w:r>
      </w:ins>
      <w:r w:rsidR="20260928">
        <w:rPr>
          <w:rFonts w:ascii="Times New Roman" w:eastAsia="SimSun" w:hAnsi="SimSun"/>
          <w:sz w:val="24"/>
          <w:szCs w:val="24"/>
        </w:rPr>
        <w:t xml:space="preserve">交</w:t>
      </w:r>
      <w:del w:id="430" w:author="校正审阅" w:date="2026-09-28T16:08:15Z" w16du:dateUtc="2026-09-28T16:08:15Z">
        <w:r w:rsidDel="20260928">
          <w:rPr>
            <w:rFonts w:ascii="Times New Roman" w:eastAsia="SimSun" w:hAnsi="SimSun"/>
            <w:sz w:val="24"/>
            <w:szCs w:val="24"/>
          </w:rPr>
          <w:delText xml:space="preserve">互</w:delText>
        </w:r>
      </w:del>
      <w:ins w:id="411" w:author="校正审阅" w:date="2026-09-28T16:08:15Z" w16du:dateUtc="2026-09-28T16:08:15Z">
        <w:r w:rsidR="20260928">
          <w:rPr>
            <w:rFonts w:ascii="Times New Roman" w:eastAsia="SimSun" w:hAnsi="SimSun"/>
            <w:sz w:val="24"/>
            <w:szCs w:val="24"/>
          </w:rPr>
          <w:t xml:space="preserve">替思想</w:t>
        </w:r>
      </w:ins>
      <w:r w:rsidR="20260928">
        <w:rPr>
          <w:rFonts w:ascii="Times New Roman" w:eastAsia="SimSun" w:hAnsi="SimSun"/>
          <w:sz w:val="24"/>
          <w:szCs w:val="24"/>
          <w:vertAlign w:val="superscript"/>
        </w:rPr>
        <w:t xml:space="preserve">[10]</w:t>
      </w:r>
      <w:ins w:id="412" w:author="校正审阅" w:date="2026-09-28T16:08:15Z" w16du:dateUtc="2026-09-28T16:08:15Z">
        <w:r w:rsidR="20260928">
          <w:rPr>
            <w:rFonts w:ascii="Times New Roman" w:eastAsia="SimSun" w:hAnsi="SimSun"/>
            <w:sz w:val="24"/>
            <w:szCs w:val="24"/>
          </w:rPr>
          <w:t xml:space="preserve">组织内部交互，但不将该分工归于GOMAA-Geo</w:t>
        </w:r>
      </w:ins>
      <w:r w:rsidR="20260928">
        <w:rPr>
          <w:rFonts w:ascii="Times New Roman" w:eastAsia="SimSun" w:hAnsi="SimSun"/>
          <w:sz w:val="24"/>
          <w:szCs w:val="24"/>
        </w:rPr>
        <w:t xml:space="preserve">。</w:t>
      </w:r>
      <w:del w:id="431" w:author="校正审阅" w:date="2026-09-28T16:08:15Z" w16du:dateUtc="2026-09-28T16:08:15Z">
        <w:r w:rsidDel="20260928">
          <w:rPr>
            <w:rFonts w:ascii="Times New Roman" w:eastAsia="SimSun" w:hAnsi="SimSun"/>
            <w:sz w:val="24"/>
            <w:szCs w:val="24"/>
          </w:rPr>
          <w:delText xml:space="preserve">整个</w:delText>
        </w:r>
      </w:del>
      <w:ins w:id="413" w:author="校正审阅" w:date="2026-09-28T16:08:15Z" w16du:dateUtc="2026-09-28T16:08:15Z">
        <w:r w:rsidR="20260928">
          <w:rPr>
            <w:rFonts w:ascii="Times New Roman" w:eastAsia="SimSun" w:hAnsi="SimSun"/>
            <w:sz w:val="24"/>
            <w:szCs w:val="24"/>
          </w:rPr>
          <w:t xml:space="preserve">标准实验仅输出四方向动作；stop扩展独立评估。</w:t>
        </w:r>
      </w:ins>
      <w:r w:rsidR="20260928">
        <w:rPr>
          <w:rFonts w:ascii="Times New Roman" w:eastAsia="SimSun" w:hAnsi="SimSun"/>
          <w:sz w:val="24"/>
          <w:szCs w:val="24"/>
        </w:rPr>
        <w:t xml:space="preserve">系统</w:t>
      </w:r>
      <w:del w:id="432" w:author="校正审阅" w:date="2026-09-28T16:08:15Z" w16du:dateUtc="2026-09-28T16:08:15Z">
        <w:r w:rsidDel="20260928">
          <w:rPr>
            <w:rFonts w:ascii="Times New Roman" w:eastAsia="SimSun" w:hAnsi="SimSun"/>
            <w:sz w:val="24"/>
            <w:szCs w:val="24"/>
          </w:rPr>
          <w:delText xml:space="preserve">不进行任何模型参数训练，决策能力完全来自预训练 </w:delText>
        </w:r>
      </w:del>
      <w:ins w:id="414" w:author="校正审阅" w:date="2026-09-28T16:08:15Z" w16du:dateUtc="2026-09-28T16:08:15Z">
        <w:r w:rsidR="20260928">
          <w:rPr>
            <w:rFonts w:ascii="Times New Roman" w:eastAsia="SimSun" w:hAnsi="SimSun"/>
            <w:sz w:val="24"/>
            <w:szCs w:val="24"/>
          </w:rPr>
          <w:t xml:space="preserve">冻结</w:t>
        </w:r>
      </w:ins>
      <w:r w:rsidR="20260928">
        <w:rPr>
          <w:rFonts w:ascii="Times New Roman" w:eastAsia="SimSun" w:hAnsi="SimSun"/>
          <w:sz w:val="24"/>
          <w:szCs w:val="24"/>
        </w:rPr>
        <w:t xml:space="preserve">VLM/LLM</w:t>
      </w:r>
      <w:ins w:id="415" w:author="校正审阅" w:date="2026-09-28T16:08:15Z" w16du:dateUtc="2026-09-28T16:08:15Z">
        <w:r w:rsidR="20260928">
          <w:rPr>
            <w:rFonts w:ascii="Times New Roman" w:eastAsia="SimSun" w:hAnsi="SimSun"/>
            <w:sz w:val="24"/>
            <w:szCs w:val="24"/>
          </w:rPr>
          <w:t xml:space="preserve">参数</w:t>
        </w:r>
      </w:ins>
      <w:r w:rsidR="20260928">
        <w:rPr>
          <w:rFonts w:ascii="Times New Roman" w:eastAsia="SimSun" w:hAnsi="SimSun"/>
          <w:sz w:val="24"/>
          <w:szCs w:val="24"/>
        </w:rPr>
        <w:t xml:space="preserve">，</w:t>
      </w:r>
      <w:del w:id="433" w:author="校正审阅" w:date="2026-09-28T16:08:15Z" w16du:dateUtc="2026-09-28T16:08:15Z">
        <w:r w:rsidDel="20260928">
          <w:rPr>
            <w:rFonts w:ascii="Times New Roman" w:eastAsia="SimSun" w:hAnsi="SimSun"/>
            <w:sz w:val="24"/>
            <w:szCs w:val="24"/>
          </w:rPr>
          <w:delText xml:space="preserve">设计工作集中于</w:delText>
        </w:r>
      </w:del>
      <w:ins w:id="416" w:author="校正审阅" w:date="2026-09-28T16:08:15Z" w16du:dateUtc="2026-09-28T16:08:15Z">
        <w:r w:rsidR="20260928">
          <w:rPr>
            <w:rFonts w:ascii="Times New Roman" w:eastAsia="SimSun" w:hAnsi="SimSun"/>
            <w:sz w:val="24"/>
            <w:szCs w:val="24"/>
          </w:rPr>
          <w:t xml:space="preserve">重点研究</w:t>
        </w:r>
      </w:ins>
      <w:r w:rsidR="20260928">
        <w:rPr>
          <w:rFonts w:ascii="Times New Roman" w:eastAsia="SimSun" w:hAnsi="SimSun"/>
          <w:sz w:val="24"/>
          <w:szCs w:val="24"/>
        </w:rPr>
        <w:t xml:space="preserve">提示</w:t>
      </w:r>
      <w:del w:id="434" w:author="校正审阅" w:date="2026-09-28T16:08:15Z" w16du:dateUtc="2026-09-28T16:08:15Z">
        <w:r w:rsidDel="20260928">
          <w:rPr>
            <w:rFonts w:ascii="Times New Roman" w:eastAsia="SimSun" w:hAnsi="SimSun"/>
            <w:sz w:val="24"/>
            <w:szCs w:val="24"/>
          </w:rPr>
          <w:delText xml:space="preserve">工程</w:delText>
        </w:r>
      </w:del>
      <w:r w:rsidR="20260928">
        <w:rPr>
          <w:rFonts w:ascii="Times New Roman" w:eastAsia="SimSun" w:hAnsi="SimSun"/>
          <w:sz w:val="24"/>
          <w:szCs w:val="24"/>
        </w:rPr>
        <w:t xml:space="preserve">、</w:t>
      </w:r>
      <w:del w:id="435" w:author="校正审阅" w:date="2026-09-28T16:08:15Z" w16du:dateUtc="2026-09-28T16:08:15Z">
        <w:r w:rsidDel="20260928">
          <w:rPr>
            <w:rFonts w:ascii="Times New Roman" w:eastAsia="SimSun" w:hAnsi="SimSun"/>
            <w:sz w:val="24"/>
            <w:szCs w:val="24"/>
          </w:rPr>
          <w:delText xml:space="preserve">交互协议</w:delText>
        </w:r>
      </w:del>
      <w:ins w:id="417" w:author="校正审阅" w:date="2026-09-28T16:08:15Z" w16du:dateUtc="2026-09-28T16:08:15Z">
        <w:r w:rsidR="20260928">
          <w:rPr>
            <w:rFonts w:ascii="Times New Roman" w:eastAsia="SimSun" w:hAnsi="SimSun"/>
            <w:sz w:val="24"/>
            <w:szCs w:val="24"/>
          </w:rPr>
          <w:t xml:space="preserve">证据校验</w:t>
        </w:r>
      </w:ins>
      <w:r w:rsidR="20260928">
        <w:rPr>
          <w:rFonts w:ascii="Times New Roman" w:eastAsia="SimSun" w:hAnsi="SimSun"/>
          <w:sz w:val="24"/>
          <w:szCs w:val="24"/>
        </w:rPr>
        <w:t xml:space="preserve">与上下文组织</w:t>
      </w:r>
      <w:ins w:id="418" w:author="校正审阅" w:date="2026-09-28T16:08:15Z" w16du:dateUtc="2026-09-28T16:08:15Z">
        <w:r w:rsidR="20260928">
          <w:rPr>
            <w:rFonts w:ascii="Times New Roman" w:eastAsia="SimSun" w:hAnsi="SimSun"/>
            <w:sz w:val="24"/>
            <w:szCs w:val="24"/>
          </w:rPr>
          <w:t xml:space="preserve">，而非复现已有“零训练多VLM架构”</w:t>
        </w:r>
      </w:ins>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（四）面向“少走回头路”的记忆机制设计（创新点一）</w:t>
      </w:r>
    </w:p>
    <w:p w:rsidR="20260928" w:rsidRDefault="20260928" w:rsidP="20260928" w14:paraId="25CA36B7" w14:textId="2E41D706">
      <w:pPr>
        <w:spacing w:line="360" w:lineRule="auto"/>
        <w:ind w:firstLine="480"/>
        <w:jc w:val="both"/>
      </w:pPr>
      <w:del w:id="451" w:author="校正审阅" w:date="2026-09-28T16:08:15Z" w16du:dateUtc="2026-09-28T16:08:15Z">
        <w:r w:rsidDel="20260928">
          <w:rPr>
            <w:rFonts w:ascii="Times New Roman" w:eastAsia="SimSun" w:hAnsi="SimSun"/>
            <w:sz w:val="24"/>
            <w:szCs w:val="24"/>
          </w:rPr>
          <w:delText xml:space="preserve">针对现有方法“视觉相似区域反复回访”的失败模式，</w:delText>
        </w:r>
      </w:del>
      <w:ins w:id="436" w:author="校正审阅" w:date="2026-09-28T16:08:15Z" w16du:dateUtc="2026-09-28T16:08:15Z">
        <w:r w:rsidR="20260928">
          <w:rPr>
            <w:rFonts w:ascii="Times New Roman" w:eastAsia="SimSun" w:hAnsi="SimSun"/>
            <w:sz w:val="24"/>
            <w:szCs w:val="24"/>
          </w:rPr>
          <w:t xml:space="preserve">拟</w:t>
        </w:r>
      </w:ins>
      <w:r w:rsidR="20260928">
        <w:rPr>
          <w:rFonts w:ascii="Times New Roman" w:eastAsia="SimSun" w:hAnsi="SimSun"/>
          <w:sz w:val="24"/>
          <w:szCs w:val="24"/>
        </w:rPr>
        <w:t xml:space="preserve">设计显式</w:t>
      </w:r>
      <w:del w:id="452" w:author="校正审阅" w:date="2026-09-28T16:08:15Z" w16du:dateUtc="2026-09-28T16:08:15Z">
        <w:r w:rsidDel="20260928">
          <w:rPr>
            <w:rFonts w:ascii="Times New Roman" w:eastAsia="SimSun" w:hAnsi="SimSun"/>
            <w:sz w:val="24"/>
            <w:szCs w:val="24"/>
          </w:rPr>
          <w:delText xml:space="preserve">的智能体记忆机制，包括：</w:delText>
        </w:r>
      </w:del>
      <w:ins w:id="437" w:author="校正审阅" w:date="2026-09-28T16:08:15Z" w16du:dateUtc="2026-09-28T16:08:15Z">
        <w:r w:rsidR="20260928">
          <w:rPr>
            <w:rFonts w:ascii="Times New Roman" w:eastAsia="SimSun" w:hAnsi="SimSun"/>
            <w:sz w:val="24"/>
            <w:szCs w:val="24"/>
          </w:rPr>
          <w:t xml:space="preserve">episode内</w:t>
        </w:r>
      </w:ins>
      <w:r w:rsidR="20260928">
        <w:rPr>
          <w:rFonts w:ascii="Times New Roman" w:eastAsia="SimSun" w:hAnsi="SimSun"/>
          <w:sz w:val="24"/>
          <w:szCs w:val="24"/>
        </w:rPr>
        <w:t xml:space="preserve">空间记忆</w:t>
      </w:r>
      <w:del w:id="453" w:author="校正审阅" w:date="2026-09-28T16:08:15Z" w16du:dateUtc="2026-09-28T16:08:15Z">
        <w:r w:rsidDel="20260928">
          <w:rPr>
            <w:rFonts w:ascii="Times New Roman" w:eastAsia="SimSun" w:hAnsi="SimSun"/>
            <w:sz w:val="24"/>
            <w:szCs w:val="24"/>
          </w:rPr>
          <w:delText xml:space="preserve">——</w:delText>
        </w:r>
      </w:del>
      <w:ins w:id="438" w:author="校正审阅" w:date="2026-09-28T16:08:15Z" w16du:dateUtc="2026-09-28T16:08:15Z">
        <w:r w:rsidR="20260928">
          <w:rPr>
            <w:rFonts w:ascii="Times New Roman" w:eastAsia="SimSun" w:hAnsi="SimSun"/>
            <w:sz w:val="24"/>
            <w:szCs w:val="24"/>
          </w:rPr>
          <w:t xml:space="preserve">，记录</w:t>
        </w:r>
      </w:ins>
      <w:r w:rsidR="20260928">
        <w:rPr>
          <w:rFonts w:ascii="Times New Roman" w:eastAsia="SimSun" w:hAnsi="SimSun"/>
          <w:sz w:val="24"/>
          <w:szCs w:val="24"/>
        </w:rPr>
        <w:t xml:space="preserve">已访问</w:t>
      </w:r>
      <w:del w:id="454" w:author="校正审阅" w:date="2026-09-28T16:08:15Z" w16du:dateUtc="2026-09-28T16:08:15Z">
        <w:r w:rsidDel="20260928">
          <w:rPr>
            <w:rFonts w:ascii="Times New Roman" w:eastAsia="SimSun" w:hAnsi="SimSun"/>
            <w:sz w:val="24"/>
            <w:szCs w:val="24"/>
          </w:rPr>
          <w:delText xml:space="preserve">网格的地图与</w:delText>
        </w:r>
      </w:del>
      <w:ins w:id="439" w:author="校正审阅" w:date="2026-09-28T16:08:15Z" w16du:dateUtc="2026-09-28T16:08:15Z">
        <w:r w:rsidR="20260928">
          <w:rPr>
            <w:rFonts w:ascii="Times New Roman" w:eastAsia="SimSun" w:hAnsi="SimSun"/>
            <w:sz w:val="24"/>
            <w:szCs w:val="24"/>
          </w:rPr>
          <w:t xml:space="preserve">位置、</w:t>
        </w:r>
      </w:ins>
      <w:r w:rsidR="20260928">
        <w:rPr>
          <w:rFonts w:ascii="Times New Roman" w:eastAsia="SimSun" w:hAnsi="SimSun"/>
          <w:sz w:val="24"/>
          <w:szCs w:val="24"/>
        </w:rPr>
        <w:t xml:space="preserve">视觉</w:t>
      </w:r>
      <w:del w:id="455" w:author="校正审阅" w:date="2026-09-28T16:08:15Z" w16du:dateUtc="2026-09-28T16:08:15Z">
        <w:r w:rsidDel="20260928">
          <w:rPr>
            <w:rFonts w:ascii="Times New Roman" w:eastAsia="SimSun" w:hAnsi="SimSun"/>
            <w:sz w:val="24"/>
            <w:szCs w:val="24"/>
          </w:rPr>
          <w:delText xml:space="preserve">语义</w:delText>
        </w:r>
      </w:del>
      <w:r w:rsidR="20260928">
        <w:rPr>
          <w:rFonts w:ascii="Times New Roman" w:eastAsia="SimSun" w:hAnsi="SimSun"/>
          <w:sz w:val="24"/>
          <w:szCs w:val="24"/>
        </w:rPr>
        <w:t xml:space="preserve">摘要</w:t>
      </w:r>
      <w:ins w:id="440" w:author="校正审阅" w:date="2026-09-28T16:08:15Z" w16du:dateUtc="2026-09-28T16:08:15Z">
        <w:r w:rsidR="20260928">
          <w:rPr>
            <w:rFonts w:ascii="Times New Roman" w:eastAsia="SimSun" w:hAnsi="SimSun"/>
            <w:sz w:val="24"/>
            <w:szCs w:val="24"/>
          </w:rPr>
          <w:t xml:space="preserve">、目标相关匹配证据与置信度</w:t>
        </w:r>
      </w:ins>
      <w:r w:rsidR="20260928">
        <w:rPr>
          <w:rFonts w:ascii="Times New Roman" w:eastAsia="SimSun" w:hAnsi="SimSun"/>
          <w:sz w:val="24"/>
          <w:szCs w:val="24"/>
        </w:rPr>
        <w:t xml:space="preserve">，</w:t>
      </w:r>
      <w:del w:id="456" w:author="校正审阅" w:date="2026-09-28T16:08:15Z" w16du:dateUtc="2026-09-28T16:08:15Z">
        <w:r w:rsidDel="20260928">
          <w:rPr>
            <w:rFonts w:ascii="Times New Roman" w:eastAsia="SimSun" w:hAnsi="SimSun"/>
            <w:sz w:val="24"/>
            <w:szCs w:val="24"/>
          </w:rPr>
          <w:delText xml:space="preserve">在决</w:delText>
        </w:r>
      </w:del>
      <w:ins w:id="441" w:author="校正审阅" w:date="2026-09-28T16:08:15Z" w16du:dateUtc="2026-09-28T16:08:15Z">
        <w:r w:rsidR="20260928">
          <w:rPr>
            <w:rFonts w:ascii="Times New Roman" w:eastAsia="SimSun" w:hAnsi="SimSun"/>
            <w:sz w:val="24"/>
            <w:szCs w:val="24"/>
          </w:rPr>
          <w:t xml:space="preserve">通过紧凑表示和遗忘</w:t>
        </w:r>
      </w:ins>
      <w:r w:rsidR="20260928">
        <w:rPr>
          <w:rFonts w:ascii="Times New Roman" w:eastAsia="SimSun" w:hAnsi="SimSun"/>
          <w:sz w:val="24"/>
          <w:szCs w:val="24"/>
        </w:rPr>
        <w:t xml:space="preserve">策</w:t>
      </w:r>
      <w:del w:id="457" w:author="校正审阅" w:date="2026-09-28T16:08:15Z" w16du:dateUtc="2026-09-28T16:08:15Z">
        <w:r w:rsidDel="20260928">
          <w:rPr>
            <w:rFonts w:ascii="Times New Roman" w:eastAsia="SimSun" w:hAnsi="SimSun"/>
            <w:sz w:val="24"/>
            <w:szCs w:val="24"/>
          </w:rPr>
          <w:delText xml:space="preserve">上下文中显式抑制</w:delText>
        </w:r>
      </w:del>
      <w:ins w:id="442" w:author="校正审阅" w:date="2026-09-28T16:08:15Z" w16du:dateUtc="2026-09-28T16:08:15Z">
        <w:r w:rsidR="20260928">
          <w:rPr>
            <w:rFonts w:ascii="Times New Roman" w:eastAsia="SimSun" w:hAnsi="SimSun"/>
            <w:sz w:val="24"/>
            <w:szCs w:val="24"/>
          </w:rPr>
          <w:t xml:space="preserve">略检验能否减少不必要</w:t>
        </w:r>
      </w:ins>
      <w:r w:rsidR="20260928">
        <w:rPr>
          <w:rFonts w:ascii="Times New Roman" w:eastAsia="SimSun" w:hAnsi="SimSun"/>
          <w:sz w:val="24"/>
          <w:szCs w:val="24"/>
        </w:rPr>
        <w:t xml:space="preserve">重</w:t>
      </w:r>
      <w:del w:id="458" w:author="校正审阅" w:date="2026-09-28T16:08:15Z" w16du:dateUtc="2026-09-28T16:08:15Z">
        <w:r w:rsidDel="20260928">
          <w:rPr>
            <w:rFonts w:ascii="Times New Roman" w:eastAsia="SimSun" w:hAnsi="SimSun"/>
            <w:sz w:val="24"/>
            <w:szCs w:val="24"/>
          </w:rPr>
          <w:delText xml:space="preserve">复</w:delText>
        </w:r>
      </w:del>
      <w:r w:rsidR="20260928">
        <w:rPr>
          <w:rFonts w:ascii="Times New Roman" w:eastAsia="SimSun" w:hAnsi="SimSun"/>
          <w:sz w:val="24"/>
          <w:szCs w:val="24"/>
        </w:rPr>
        <w:t xml:space="preserve">访</w:t>
      </w:r>
      <w:del w:id="459" w:author="校正审阅" w:date="2026-09-28T16:08:15Z" w16du:dateUtc="2026-09-28T16:08:15Z">
        <w:r w:rsidDel="20260928">
          <w:rPr>
            <w:rFonts w:ascii="Times New Roman" w:eastAsia="SimSun" w:hAnsi="SimSun"/>
            <w:sz w:val="24"/>
            <w:szCs w:val="24"/>
          </w:rPr>
          <w:delText xml:space="preserve">问；经验记忆——跨任务的区域级负面经验（如</w:delText>
        </w:r>
      </w:del>
      <w:ins w:id="443" w:author="校正审阅" w:date="2026-09-28T16:08:15Z" w16du:dateUtc="2026-09-28T16:08:15Z">
        <w:r w:rsidR="20260928">
          <w:rPr>
            <w:rFonts w:ascii="Times New Roman" w:eastAsia="SimSun" w:hAnsi="SimSun"/>
            <w:sz w:val="24"/>
            <w:szCs w:val="24"/>
          </w:rPr>
          <w:t xml:space="preserve">。</w:t>
        </w:r>
      </w:ins>
      <w:r w:rsidR="20260928">
        <w:rPr>
          <w:rFonts w:ascii="Times New Roman" w:eastAsia="SimSun" w:hAnsi="SimSun"/>
          <w:sz w:val="24"/>
          <w:szCs w:val="24"/>
        </w:rPr>
        <w:t xml:space="preserve">“此</w:t>
      </w:r>
      <w:del w:id="460" w:author="校正审阅" w:date="2026-09-28T16:08:15Z" w16du:dateUtc="2026-09-28T16:08:15Z">
        <w:r w:rsidDel="20260928">
          <w:rPr>
            <w:rFonts w:ascii="Times New Roman" w:eastAsia="SimSun" w:hAnsi="SimSun"/>
            <w:sz w:val="24"/>
            <w:szCs w:val="24"/>
          </w:rPr>
          <w:delText xml:space="preserve">类地貌区域已确认</w:delText>
        </w:r>
      </w:del>
      <w:ins w:id="444" w:author="校正审阅" w:date="2026-09-28T16:08:15Z" w16du:dateUtc="2026-09-28T16:08:15Z">
        <w:r w:rsidR="20260928">
          <w:rPr>
            <w:rFonts w:ascii="Times New Roman" w:eastAsia="SimSun" w:hAnsi="SimSun"/>
            <w:sz w:val="24"/>
            <w:szCs w:val="24"/>
          </w:rPr>
          <w:t xml:space="preserve">处</w:t>
        </w:r>
      </w:ins>
      <w:r w:rsidR="20260928">
        <w:rPr>
          <w:rFonts w:ascii="Times New Roman" w:eastAsia="SimSun" w:hAnsi="SimSun"/>
          <w:sz w:val="24"/>
          <w:szCs w:val="24"/>
        </w:rPr>
        <w:t xml:space="preserve">无目标”</w:t>
      </w:r>
      <w:del w:id="461" w:author="校正审阅" w:date="2026-09-28T16:08:15Z" w16du:dateUtc="2026-09-28T16:08:15Z">
        <w:r w:rsidDel="20260928">
          <w:rPr>
            <w:rFonts w:ascii="Times New Roman" w:eastAsia="SimSun" w:hAnsi="SimSun"/>
            <w:sz w:val="24"/>
            <w:szCs w:val="24"/>
          </w:rPr>
          <w:delText xml:space="preserve">）</w:delText>
        </w:r>
      </w:del>
      <w:ins w:id="445" w:author="校正审阅" w:date="2026-09-28T16:08:15Z" w16du:dateUtc="2026-09-28T16:08:15Z">
        <w:r w:rsidR="20260928">
          <w:rPr>
            <w:rFonts w:ascii="Times New Roman" w:eastAsia="SimSun" w:hAnsi="SimSun"/>
            <w:sz w:val="24"/>
            <w:szCs w:val="24"/>
          </w:rPr>
          <w:t xml:space="preserve">等负面结论依赖当前目标</w:t>
        </w:r>
      </w:ins>
      <w:r w:rsidR="20260928">
        <w:rPr>
          <w:rFonts w:ascii="Times New Roman" w:eastAsia="SimSun" w:hAnsi="SimSun"/>
          <w:sz w:val="24"/>
          <w:szCs w:val="24"/>
        </w:rPr>
        <w:t xml:space="preserve">，</w:t>
      </w:r>
      <w:del w:id="462" w:author="校正审阅" w:date="2026-09-28T16:08:15Z" w16du:dateUtc="2026-09-28T16:08:15Z">
        <w:r w:rsidDel="20260928">
          <w:rPr>
            <w:rFonts w:ascii="Times New Roman" w:eastAsia="SimSun" w:hAnsi="SimSun"/>
            <w:sz w:val="24"/>
            <w:szCs w:val="24"/>
          </w:rPr>
          <w:delText xml:space="preserve">支持</w:delText>
        </w:r>
      </w:del>
      <w:ins w:id="446" w:author="校正审阅" w:date="2026-09-28T16:08:15Z" w16du:dateUtc="2026-09-28T16:08:15Z">
        <w:r w:rsidR="20260928">
          <w:rPr>
            <w:rFonts w:ascii="Times New Roman" w:eastAsia="SimSun" w:hAnsi="SimSun"/>
            <w:sz w:val="24"/>
            <w:szCs w:val="24"/>
          </w:rPr>
          <w:t xml:space="preserve">不能无条件复用于</w:t>
        </w:r>
      </w:ins>
      <w:r w:rsidR="20260928">
        <w:rPr>
          <w:rFonts w:ascii="Times New Roman" w:eastAsia="SimSun" w:hAnsi="SimSun"/>
          <w:sz w:val="24"/>
          <w:szCs w:val="24"/>
        </w:rPr>
        <w:t xml:space="preserve">新任务</w:t>
      </w:r>
      <w:del w:id="463" w:author="校正审阅" w:date="2026-09-28T16:08:15Z" w16du:dateUtc="2026-09-28T16:08:15Z">
        <w:r w:rsidDel="20260928">
          <w:rPr>
            <w:rFonts w:ascii="Times New Roman" w:eastAsia="SimSun" w:hAnsi="SimSun"/>
            <w:sz w:val="24"/>
            <w:szCs w:val="24"/>
          </w:rPr>
          <w:delText xml:space="preserve">的快速排除</w:delText>
        </w:r>
      </w:del>
      <w:r w:rsidR="20260928">
        <w:rPr>
          <w:rFonts w:ascii="Times New Roman" w:eastAsia="SimSun" w:hAnsi="SimSun"/>
          <w:sz w:val="24"/>
          <w:szCs w:val="24"/>
        </w:rPr>
        <w:t xml:space="preserve">；</w:t>
      </w:r>
      <w:del w:id="464" w:author="校正审阅" w:date="2026-09-28T16:08:15Z" w16du:dateUtc="2026-09-28T16:08:15Z">
        <w:r w:rsidDel="20260928">
          <w:rPr>
            <w:rFonts w:ascii="Times New Roman" w:eastAsia="SimSun" w:hAnsi="SimSun"/>
            <w:sz w:val="24"/>
            <w:szCs w:val="24"/>
          </w:rPr>
          <w:delText xml:space="preserve">以及预算受限条件下</w:delText>
        </w:r>
      </w:del>
      <w:ins w:id="447" w:author="校正审阅" w:date="2026-09-28T16:08:15Z" w16du:dateUtc="2026-09-28T16:08:15Z">
        <w:r w:rsidR="20260928">
          <w:rPr>
            <w:rFonts w:ascii="Times New Roman" w:eastAsia="SimSun" w:hAnsi="SimSun"/>
            <w:sz w:val="24"/>
            <w:szCs w:val="24"/>
          </w:rPr>
          <w:t xml:space="preserve">独立测试中每个episode重置</w:t>
        </w:r>
      </w:ins>
      <w:r w:rsidR="20260928">
        <w:rPr>
          <w:rFonts w:ascii="Times New Roman" w:eastAsia="SimSun" w:hAnsi="SimSun"/>
          <w:sz w:val="24"/>
          <w:szCs w:val="24"/>
        </w:rPr>
        <w:t xml:space="preserve">记忆</w:t>
      </w:r>
      <w:ins w:id="448" w:author="校正审阅" w:date="2026-09-28T16:08:15Z" w16du:dateUtc="2026-09-28T16:08:15Z">
        <w:r w:rsidR="20260928">
          <w:rPr>
            <w:rFonts w:ascii="Times New Roman" w:eastAsia="SimSun" w:hAnsi="SimSun"/>
            <w:sz w:val="24"/>
            <w:szCs w:val="24"/>
          </w:rPr>
          <w:t xml:space="preserve">，开发与测试严格隔离。跨任务经验仅作为可选continual实验，单列任务顺序、允许保留</w:t>
        </w:r>
      </w:ins>
      <w:r w:rsidR="20260928">
        <w:rPr>
          <w:rFonts w:ascii="Times New Roman" w:eastAsia="SimSun" w:hAnsi="SimSun"/>
          <w:sz w:val="24"/>
          <w:szCs w:val="24"/>
        </w:rPr>
        <w:t xml:space="preserve">的</w:t>
      </w:r>
      <w:del w:id="465" w:author="校正审阅" w:date="2026-09-28T16:08:15Z" w16du:dateUtc="2026-09-28T16:08:15Z">
        <w:r w:rsidDel="20260928">
          <w:rPr>
            <w:rFonts w:ascii="Times New Roman" w:eastAsia="SimSun" w:hAnsi="SimSun"/>
            <w:sz w:val="24"/>
            <w:szCs w:val="24"/>
          </w:rPr>
          <w:delText xml:space="preserve">紧凑表示</w:delText>
        </w:r>
      </w:del>
      <w:ins w:id="449" w:author="校正审阅" w:date="2026-09-28T16:08:15Z" w16du:dateUtc="2026-09-28T16:08:15Z">
        <w:r w:rsidR="20260928">
          <w:rPr>
            <w:rFonts w:ascii="Times New Roman" w:eastAsia="SimSun" w:hAnsi="SimSun"/>
            <w:sz w:val="24"/>
            <w:szCs w:val="24"/>
          </w:rPr>
          <w:t xml:space="preserve">信息</w:t>
        </w:r>
      </w:ins>
      <w:r w:rsidR="20260928">
        <w:rPr>
          <w:rFonts w:ascii="Times New Roman" w:eastAsia="SimSun" w:hAnsi="SimSun"/>
          <w:sz w:val="24"/>
          <w:szCs w:val="24"/>
        </w:rPr>
        <w:t xml:space="preserve">与</w:t>
      </w:r>
      <w:del w:id="466" w:author="校正审阅" w:date="2026-09-28T16:08:15Z" w16du:dateUtc="2026-09-28T16:08:15Z">
        <w:r w:rsidDel="20260928">
          <w:rPr>
            <w:rFonts w:ascii="Times New Roman" w:eastAsia="SimSun" w:hAnsi="SimSun"/>
            <w:sz w:val="24"/>
            <w:szCs w:val="24"/>
          </w:rPr>
          <w:delText xml:space="preserve">遗忘策略</w:delText>
        </w:r>
      </w:del>
      <w:ins w:id="450" w:author="校正审阅" w:date="2026-09-28T16:08:15Z" w16du:dateUtc="2026-09-28T16:08:15Z">
        <w:r w:rsidR="20260928">
          <w:rPr>
            <w:rFonts w:ascii="Times New Roman" w:eastAsia="SimSun" w:hAnsi="SimSun"/>
            <w:sz w:val="24"/>
            <w:szCs w:val="24"/>
          </w:rPr>
          <w:t xml:space="preserve">重置规则，不与独立测试混报</w:t>
        </w:r>
      </w:ins>
      <w:r w:rsidR="20260928">
        <w:rPr>
          <w:rFonts w:ascii="Times New Roman" w:eastAsia="SimSun" w:hAnsi="SimSun"/>
          <w:sz w:val="24"/>
          <w:szCs w:val="24"/>
        </w:rPr>
        <w:t xml:space="preserve">。</w:t>
      </w:r>
      <w:del w:id="467" w:author="校正审阅" w:date="2026-09-28T16:08:15Z" w16du:dateUtc="2026-09-28T16:08:15Z">
        <w:r w:rsidDel="20260928">
          <w:rPr>
            <w:rFonts w:ascii="Times New Roman" w:eastAsia="SimSun" w:hAnsi="SimSun"/>
            <w:sz w:val="24"/>
            <w:szCs w:val="24"/>
          </w:rPr>
          <w:delText xml:space="preserve">目标是使智能体“记得来过、不再折返”。</w:delText>
        </w:r>
      </w:del>
    </w:p>
    <w:p>
      <w:pPr>
        <w:pStyle w:val="Heading2"/>
        <w:keepNext/>
        <w:spacing w:after="120" w:before="220" w:line="360" w:lineRule="auto"/>
      </w:pPr>
      <w:r>
        <w:rPr>
          <w:rFonts w:ascii="Times New Roman" w:eastAsia="SimHei" w:hAnsi="SimHei"/>
          <w:b/>
          <w:bCs/>
          <w:color w:val="000000"/>
          <w:sz w:val="28"/>
          <w:szCs w:val="28"/>
        </w:rPr>
        <w:t xml:space="preserve">（五）面向“少走弯路”的层级搜索策略设计（创新点二）</w:t>
      </w:r>
    </w:p>
    <w:p w:rsidR="20260928" w:rsidRDefault="20260928" w:rsidP="20260928" w14:paraId="5E3D98F8" w14:textId="49A6E5C0">
      <w:pPr>
        <w:spacing w:line="360" w:lineRule="auto"/>
        <w:ind w:firstLine="480"/>
        <w:jc w:val="both"/>
      </w:pPr>
      <w:del w:id="479" w:author="校正审阅" w:date="2026-09-28T16:08:15Z" w16du:dateUtc="2026-09-28T16:08:15Z">
        <w:r w:rsidDel="20260928">
          <w:rPr>
            <w:rFonts w:ascii="Times New Roman" w:eastAsia="SimSun" w:hAnsi="SimSun"/>
            <w:sz w:val="24"/>
            <w:szCs w:val="24"/>
          </w:rPr>
          <w:delText xml:space="preserve">针对现有方法“邻域漂移”失败模式与大尺度性能衰减，设计</w:delText>
        </w:r>
      </w:del>
      <w:ins w:id="468" w:author="校正审阅" w:date="2026-09-28T16:08:15Z" w16du:dateUtc="2026-09-28T16:08:15Z">
        <w:r w:rsidR="20260928">
          <w:rPr>
            <w:rFonts w:ascii="Times New Roman" w:eastAsia="SimSun" w:hAnsi="SimSun"/>
            <w:sz w:val="24"/>
            <w:szCs w:val="24"/>
          </w:rPr>
          <w:t xml:space="preserve">拟采用</w:t>
        </w:r>
      </w:ins>
      <w:r w:rsidR="20260928">
        <w:rPr>
          <w:rFonts w:ascii="Times New Roman" w:eastAsia="SimSun" w:hAnsi="SimSun"/>
          <w:sz w:val="24"/>
          <w:szCs w:val="24"/>
        </w:rPr>
        <w:t xml:space="preserve">由粗到细的层级</w:t>
      </w:r>
      <w:del w:id="480" w:author="校正审阅" w:date="2026-09-28T16:08:15Z" w16du:dateUtc="2026-09-28T16:08:15Z">
        <w:r w:rsidDel="20260928">
          <w:rPr>
            <w:rFonts w:ascii="Times New Roman" w:eastAsia="SimSun" w:hAnsi="SimSun"/>
            <w:sz w:val="24"/>
            <w:szCs w:val="24"/>
          </w:rPr>
          <w:delText xml:space="preserve">搜索策略</w:delText>
        </w:r>
      </w:del>
      <w:ins w:id="469" w:author="校正审阅" w:date="2026-09-28T16:08:15Z" w16du:dateUtc="2026-09-28T16:08:15Z">
        <w:r w:rsidR="20260928">
          <w:rPr>
            <w:rFonts w:ascii="Times New Roman" w:eastAsia="SimSun" w:hAnsi="SimSun"/>
            <w:sz w:val="24"/>
            <w:szCs w:val="24"/>
          </w:rPr>
          <w:t xml:space="preserve">规划</w:t>
        </w:r>
      </w:ins>
      <w:r w:rsidR="20260928">
        <w:rPr>
          <w:rFonts w:ascii="Times New Roman" w:eastAsia="SimSun" w:hAnsi="SimSun"/>
          <w:sz w:val="24"/>
          <w:szCs w:val="24"/>
        </w:rPr>
        <w:t xml:space="preserve">：</w:t>
      </w:r>
      <w:del w:id="481" w:author="校正审阅" w:date="2026-09-28T16:08:15Z" w16du:dateUtc="2026-09-28T16:08:15Z">
        <w:r w:rsidDel="20260928">
          <w:rPr>
            <w:rFonts w:ascii="Times New Roman" w:eastAsia="SimSun" w:hAnsi="SimSun"/>
            <w:sz w:val="24"/>
            <w:szCs w:val="24"/>
          </w:rPr>
          <w:delText xml:space="preserve">先依据</w:delText>
        </w:r>
      </w:del>
      <w:ins w:id="470" w:author="校正审阅" w:date="2026-09-28T16:08:15Z" w16du:dateUtc="2026-09-28T16:08:15Z">
        <w:r w:rsidR="20260928">
          <w:rPr>
            <w:rFonts w:ascii="Times New Roman" w:eastAsia="SimSun" w:hAnsi="SimSun"/>
            <w:sz w:val="24"/>
            <w:szCs w:val="24"/>
          </w:rPr>
          <w:t xml:space="preserve">仅从</w:t>
        </w:r>
      </w:ins>
      <w:r w:rsidR="20260928">
        <w:rPr>
          <w:rFonts w:ascii="Times New Roman" w:eastAsia="SimSun" w:hAnsi="SimSun"/>
          <w:sz w:val="24"/>
          <w:szCs w:val="24"/>
        </w:rPr>
        <w:t xml:space="preserve">目标线索与已</w:t>
      </w:r>
      <w:del w:id="482" w:author="校正审阅" w:date="2026-09-28T16:08:15Z" w16du:dateUtc="2026-09-28T16:08:15Z">
        <w:r w:rsidDel="20260928">
          <w:rPr>
            <w:rFonts w:ascii="Times New Roman" w:eastAsia="SimSun" w:hAnsi="SimSun"/>
            <w:sz w:val="24"/>
            <w:szCs w:val="24"/>
          </w:rPr>
          <w:delText xml:space="preserve">有</w:delText>
        </w:r>
      </w:del>
      <w:ins w:id="471" w:author="校正审阅" w:date="2026-09-28T16:08:15Z" w16du:dateUtc="2026-09-28T16:08:15Z">
        <w:r w:rsidR="20260928">
          <w:rPr>
            <w:rFonts w:ascii="Times New Roman" w:eastAsia="SimSun" w:hAnsi="SimSun"/>
            <w:sz w:val="24"/>
            <w:szCs w:val="24"/>
          </w:rPr>
          <w:t xml:space="preserve">访问局部</w:t>
        </w:r>
      </w:ins>
      <w:r w:rsidR="20260928">
        <w:rPr>
          <w:rFonts w:ascii="Times New Roman" w:eastAsia="SimSun" w:hAnsi="SimSun"/>
          <w:sz w:val="24"/>
          <w:szCs w:val="24"/>
        </w:rPr>
        <w:t xml:space="preserve">观测</w:t>
      </w:r>
      <w:del w:id="483" w:author="校正审阅" w:date="2026-09-28T16:08:15Z" w16du:dateUtc="2026-09-28T16:08:15Z">
        <w:r w:rsidDel="20260928">
          <w:rPr>
            <w:rFonts w:ascii="Times New Roman" w:eastAsia="SimSun" w:hAnsi="SimSun"/>
            <w:sz w:val="24"/>
            <w:szCs w:val="24"/>
          </w:rPr>
          <w:delText xml:space="preserve">进行</w:delText>
        </w:r>
      </w:del>
      <w:ins w:id="472" w:author="校正审阅" w:date="2026-09-28T16:08:15Z" w16du:dateUtc="2026-09-28T16:08:15Z">
        <w:r w:rsidR="20260928">
          <w:rPr>
            <w:rFonts w:ascii="Times New Roman" w:eastAsia="SimSun" w:hAnsi="SimSun"/>
            <w:sz w:val="24"/>
            <w:szCs w:val="24"/>
          </w:rPr>
          <w:t xml:space="preserve">更新</w:t>
        </w:r>
      </w:ins>
      <w:r w:rsidR="20260928">
        <w:rPr>
          <w:rFonts w:ascii="Times New Roman" w:eastAsia="SimSun" w:hAnsi="SimSun"/>
          <w:sz w:val="24"/>
          <w:szCs w:val="24"/>
        </w:rPr>
        <w:t xml:space="preserve">区域</w:t>
      </w:r>
      <w:del w:id="484" w:author="校正审阅" w:date="2026-09-28T16:08:15Z" w16du:dateUtc="2026-09-28T16:08:15Z">
        <w:r w:rsidDel="20260928">
          <w:rPr>
            <w:rFonts w:ascii="Times New Roman" w:eastAsia="SimSun" w:hAnsi="SimSun"/>
            <w:sz w:val="24"/>
            <w:szCs w:val="24"/>
          </w:rPr>
          <w:delText xml:space="preserve">级</w:delText>
        </w:r>
      </w:del>
      <w:r w:rsidR="20260928">
        <w:rPr>
          <w:rFonts w:ascii="Times New Roman" w:eastAsia="SimSun" w:hAnsi="SimSun"/>
          <w:sz w:val="24"/>
          <w:szCs w:val="24"/>
        </w:rPr>
        <w:t xml:space="preserve">候选</w:t>
      </w:r>
      <w:del w:id="485" w:author="校正审阅" w:date="2026-09-28T16:08:15Z" w16du:dateUtc="2026-09-28T16:08:15Z">
        <w:r w:rsidDel="20260928">
          <w:rPr>
            <w:rFonts w:ascii="Times New Roman" w:eastAsia="SimSun" w:hAnsi="SimSun"/>
            <w:sz w:val="24"/>
            <w:szCs w:val="24"/>
          </w:rPr>
          <w:delText xml:space="preserve">圈定与排除</w:delText>
        </w:r>
      </w:del>
      <w:r w:rsidR="20260928">
        <w:rPr>
          <w:rFonts w:ascii="Times New Roman" w:eastAsia="SimSun" w:hAnsi="SimSun"/>
          <w:sz w:val="24"/>
          <w:szCs w:val="24"/>
        </w:rPr>
        <w:t xml:space="preserve">，再</w:t>
      </w:r>
      <w:del w:id="486" w:author="校正审阅" w:date="2026-09-28T16:08:15Z" w16du:dateUtc="2026-09-28T16:08:15Z">
        <w:r w:rsidDel="20260928">
          <w:rPr>
            <w:rFonts w:ascii="Times New Roman" w:eastAsia="SimSun" w:hAnsi="SimSun"/>
            <w:sz w:val="24"/>
            <w:szCs w:val="24"/>
          </w:rPr>
          <w:delText xml:space="preserve">对</w:delText>
        </w:r>
      </w:del>
      <w:ins w:id="473" w:author="校正审阅" w:date="2026-09-28T16:08:15Z" w16du:dateUtc="2026-09-28T16:08:15Z">
        <w:r w:rsidR="20260928">
          <w:rPr>
            <w:rFonts w:ascii="Times New Roman" w:eastAsia="SimSun" w:hAnsi="SimSun"/>
            <w:sz w:val="24"/>
            <w:szCs w:val="24"/>
          </w:rPr>
          <w:t xml:space="preserve">在</w:t>
        </w:r>
      </w:ins>
      <w:r w:rsidR="20260928">
        <w:rPr>
          <w:rFonts w:ascii="Times New Roman" w:eastAsia="SimSun" w:hAnsi="SimSun"/>
          <w:sz w:val="24"/>
          <w:szCs w:val="24"/>
        </w:rPr>
        <w:t xml:space="preserve">候选区域</w:t>
      </w:r>
      <w:del w:id="487" w:author="校正审阅" w:date="2026-09-28T16:08:15Z" w16du:dateUtc="2026-09-28T16:08:15Z">
        <w:r w:rsidDel="20260928">
          <w:rPr>
            <w:rFonts w:ascii="Times New Roman" w:eastAsia="SimSun" w:hAnsi="SimSun"/>
            <w:sz w:val="24"/>
            <w:szCs w:val="24"/>
          </w:rPr>
          <w:delText xml:space="preserve">进行</w:delText>
        </w:r>
      </w:del>
      <w:ins w:id="474" w:author="校正审阅" w:date="2026-09-28T16:08:15Z" w16du:dateUtc="2026-09-28T16:08:15Z">
        <w:r w:rsidR="20260928">
          <w:rPr>
            <w:rFonts w:ascii="Times New Roman" w:eastAsia="SimSun" w:hAnsi="SimSun"/>
            <w:sz w:val="24"/>
            <w:szCs w:val="24"/>
          </w:rPr>
          <w:t xml:space="preserve">安排</w:t>
        </w:r>
      </w:ins>
      <w:r w:rsidR="20260928">
        <w:rPr>
          <w:rFonts w:ascii="Times New Roman" w:eastAsia="SimSun" w:hAnsi="SimSun"/>
          <w:sz w:val="24"/>
          <w:szCs w:val="24"/>
        </w:rPr>
        <w:t xml:space="preserve">网格级</w:t>
      </w:r>
      <w:del w:id="488" w:author="校正审阅" w:date="2026-09-28T16:08:15Z" w16du:dateUtc="2026-09-28T16:08:15Z">
        <w:r w:rsidDel="20260928">
          <w:rPr>
            <w:rFonts w:ascii="Times New Roman" w:eastAsia="SimSun" w:hAnsi="SimSun"/>
            <w:sz w:val="24"/>
            <w:szCs w:val="24"/>
          </w:rPr>
          <w:delText xml:space="preserve">细搜，替代单尺度的逐步轨迹</w:delText>
        </w:r>
      </w:del>
      <w:r w:rsidR="20260928">
        <w:rPr>
          <w:rFonts w:ascii="Times New Roman" w:eastAsia="SimSun" w:hAnsi="SimSun"/>
          <w:sz w:val="24"/>
          <w:szCs w:val="24"/>
        </w:rPr>
        <w:t xml:space="preserve">搜索；</w:t>
      </w:r>
      <w:del w:id="489" w:author="校正审阅" w:date="2026-09-28T16:08:15Z" w16du:dateUtc="2026-09-28T16:08:15Z">
        <w:r w:rsidDel="20260928">
          <w:rPr>
            <w:rFonts w:ascii="Times New Roman" w:eastAsia="SimSun" w:hAnsi="SimSun"/>
            <w:sz w:val="24"/>
            <w:szCs w:val="24"/>
          </w:rPr>
          <w:delText xml:space="preserve">设</w:delText>
        </w:r>
      </w:del>
      <w:ins w:id="475" w:author="校正审阅" w:date="2026-09-28T16:08:15Z" w16du:dateUtc="2026-09-28T16:08:15Z">
        <w:r w:rsidR="20260928">
          <w:rPr>
            <w:rFonts w:ascii="Times New Roman" w:eastAsia="SimSun" w:hAnsi="SimSun"/>
            <w:sz w:val="24"/>
            <w:szCs w:val="24"/>
          </w:rPr>
          <w:t xml:space="preserve">不读取完整地图、缩略全图或未访问特征，也不以“粗搜”名义额外获得观测。层级是内部规划抽象，执行仍为相邻四方向移动且逐步</w:t>
        </w:r>
      </w:ins>
      <w:r w:rsidR="20260928">
        <w:rPr>
          <w:rFonts w:ascii="Times New Roman" w:eastAsia="SimSun" w:hAnsi="SimSun"/>
          <w:sz w:val="24"/>
          <w:szCs w:val="24"/>
        </w:rPr>
        <w:t xml:space="preserve">计</w:t>
      </w:r>
      <w:del w:id="490" w:author="校正审阅" w:date="2026-09-28T16:08:15Z" w16du:dateUtc="2026-09-28T16:08:15Z">
        <w:r w:rsidDel="20260928">
          <w:rPr>
            <w:rFonts w:ascii="Times New Roman" w:eastAsia="SimSun" w:hAnsi="SimSun"/>
            <w:sz w:val="24"/>
            <w:szCs w:val="24"/>
          </w:rPr>
          <w:delText xml:space="preserve">目标</w:delText>
        </w:r>
      </w:del>
      <w:ins w:id="476" w:author="校正审阅" w:date="2026-09-28T16:08:15Z" w16du:dateUtc="2026-09-28T16:08:15Z">
        <w:r w:rsidR="20260928">
          <w:rPr>
            <w:rFonts w:ascii="Times New Roman" w:eastAsia="SimSun" w:hAnsi="SimSun"/>
            <w:sz w:val="24"/>
            <w:szCs w:val="24"/>
          </w:rPr>
          <w:t xml:space="preserve">费。</w:t>
        </w:r>
      </w:ins>
      <w:r w:rsidR="20260928">
        <w:rPr>
          <w:rFonts w:ascii="Times New Roman" w:eastAsia="SimSun" w:hAnsi="SimSun"/>
          <w:sz w:val="24"/>
          <w:szCs w:val="24"/>
        </w:rPr>
        <w:t xml:space="preserve">邻域</w:t>
      </w:r>
      <w:del w:id="491" w:author="校正审阅" w:date="2026-09-28T16:08:15Z" w16du:dateUtc="2026-09-28T16:08:15Z">
        <w:r w:rsidDel="20260928">
          <w:rPr>
            <w:rFonts w:ascii="Times New Roman" w:eastAsia="SimSun" w:hAnsi="SimSun"/>
            <w:sz w:val="24"/>
            <w:szCs w:val="24"/>
          </w:rPr>
          <w:delText xml:space="preserve">自适应</w:delText>
        </w:r>
      </w:del>
      <w:r w:rsidR="20260928">
        <w:rPr>
          <w:rFonts w:ascii="Times New Roman" w:eastAsia="SimSun" w:hAnsi="SimSun"/>
          <w:sz w:val="24"/>
          <w:szCs w:val="24"/>
        </w:rPr>
        <w:t xml:space="preserve">确认</w:t>
      </w:r>
      <w:del w:id="492" w:author="校正审阅" w:date="2026-09-28T16:08:15Z" w16du:dateUtc="2026-09-28T16:08:15Z">
        <w:r w:rsidDel="20260928">
          <w:rPr>
            <w:rFonts w:ascii="Times New Roman" w:eastAsia="SimSun" w:hAnsi="SimSun"/>
            <w:sz w:val="24"/>
            <w:szCs w:val="24"/>
          </w:rPr>
          <w:delText xml:space="preserve">机制——智能体进入候选邻域后切换为</w:delText>
        </w:r>
      </w:del>
      <w:ins w:id="477" w:author="校正审阅" w:date="2026-09-28T16:08:15Z" w16du:dateUtc="2026-09-28T16:08:15Z">
        <w:r w:rsidR="20260928">
          <w:rPr>
            <w:rFonts w:ascii="Times New Roman" w:eastAsia="SimSun" w:hAnsi="SimSun"/>
            <w:sz w:val="24"/>
            <w:szCs w:val="24"/>
          </w:rPr>
          <w:t xml:space="preserve">根据可见证据触发，效果通过消融验证；若扩展视野、跳跃移动或stop，则建立独立协议并显式</w:t>
        </w:r>
      </w:ins>
      <w:r w:rsidR="20260928">
        <w:rPr>
          <w:rFonts w:ascii="Times New Roman" w:eastAsia="SimSun" w:hAnsi="SimSun"/>
          <w:sz w:val="24"/>
          <w:szCs w:val="24"/>
        </w:rPr>
        <w:t xml:space="preserve">核</w:t>
      </w:r>
      <w:del w:id="493" w:author="校正审阅" w:date="2026-09-28T16:08:15Z" w16du:dateUtc="2026-09-28T16:08:15Z">
        <w:r w:rsidDel="20260928">
          <w:rPr>
            <w:rFonts w:ascii="Times New Roman" w:eastAsia="SimSun" w:hAnsi="SimSun"/>
            <w:sz w:val="24"/>
            <w:szCs w:val="24"/>
          </w:rPr>
          <w:delText xml:space="preserve">实—收敛模式，抑制“到了又漂走”；并针对大网格场景研究分区探索与</w:delText>
        </w:r>
      </w:del>
      <w:ins w:id="478" w:author="校正审阅" w:date="2026-09-28T16:08:15Z" w16du:dateUtc="2026-09-28T16:08:15Z">
        <w:r w:rsidR="20260928">
          <w:rPr>
            <w:rFonts w:ascii="Times New Roman" w:eastAsia="SimSun" w:hAnsi="SimSun"/>
            <w:sz w:val="24"/>
            <w:szCs w:val="24"/>
          </w:rPr>
          <w:t xml:space="preserve">算</w:t>
        </w:r>
      </w:ins>
      <w:r w:rsidR="20260928">
        <w:rPr>
          <w:rFonts w:ascii="Times New Roman" w:eastAsia="SimSun" w:hAnsi="SimSun"/>
          <w:sz w:val="24"/>
          <w:szCs w:val="24"/>
        </w:rPr>
        <w:t xml:space="preserve">预算</w:t>
      </w:r>
      <w:del w:id="494" w:author="校正审阅" w:date="2026-09-28T16:08:15Z" w16du:dateUtc="2026-09-28T16:08:15Z">
        <w:r w:rsidDel="20260928">
          <w:rPr>
            <w:rFonts w:ascii="Times New Roman" w:eastAsia="SimSun" w:hAnsi="SimSun"/>
            <w:sz w:val="24"/>
            <w:szCs w:val="24"/>
          </w:rPr>
          <w:delText xml:space="preserve">分配策略</w:delText>
        </w:r>
      </w:del>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（六）实验评测与消融分析</w:t>
      </w:r>
    </w:p>
    <w:p w:rsidR="20260928" w:rsidRDefault="20260928" w:rsidP="20260928" w14:paraId="252A9863" w14:textId="1E7F63E7">
      <w:pPr>
        <w:spacing w:line="360" w:lineRule="auto"/>
        <w:ind w:firstLine="480"/>
        <w:jc w:val="both"/>
      </w:pPr>
      <w:ins w:id="495" w:author="校正审阅" w:date="2026-09-28T16:08:15Z" w16du:dateUtc="2026-09-28T16:08:15Z">
        <w:r w:rsidR="20260928">
          <w:rPr>
            <w:rFonts w:ascii="Times New Roman" w:eastAsia="SimSun" w:hAnsi="SimSun"/>
            <w:sz w:val="24"/>
            <w:szCs w:val="24"/>
          </w:rPr>
          <w:t xml:space="preserve">所有用于提升声明的方法均须</w:t>
        </w:r>
      </w:ins>
      <w:r w:rsidR="20260928">
        <w:rPr>
          <w:rFonts w:ascii="Times New Roman" w:eastAsia="SimSun" w:hAnsi="SimSun"/>
          <w:sz w:val="24"/>
          <w:szCs w:val="24"/>
        </w:rPr>
        <w:t xml:space="preserve">在</w:t>
      </w:r>
      <w:del w:id="509" w:author="校正审阅" w:date="2026-09-28T16:08:15Z" w16du:dateUtc="2026-09-28T16:08:15Z">
        <w:r w:rsidDel="20260928">
          <w:rPr>
            <w:rFonts w:ascii="Times New Roman" w:eastAsia="SimSun" w:hAnsi="SimSun"/>
            <w:sz w:val="24"/>
            <w:szCs w:val="24"/>
          </w:rPr>
          <w:delText xml:space="preserve">统</w:delText>
        </w:r>
      </w:del>
      <w:ins w:id="496" w:author="校正审阅" w:date="2026-09-28T16:08:15Z" w16du:dateUtc="2026-09-28T16:08:15Z">
        <w:r w:rsidR="20260928">
          <w:rPr>
            <w:rFonts w:ascii="Times New Roman" w:eastAsia="SimSun" w:hAnsi="SimSun"/>
            <w:sz w:val="24"/>
            <w:szCs w:val="24"/>
          </w:rPr>
          <w:t xml:space="preserve">同</w:t>
        </w:r>
      </w:ins>
      <w:r w:rsidR="20260928">
        <w:rPr>
          <w:rFonts w:ascii="Times New Roman" w:eastAsia="SimSun" w:hAnsi="SimSun"/>
          <w:sz w:val="24"/>
          <w:szCs w:val="24"/>
        </w:rPr>
        <w:t xml:space="preserve">一</w:t>
      </w:r>
      <w:del w:id="510" w:author="校正审阅" w:date="2026-09-28T16:08:15Z" w16du:dateUtc="2026-09-28T16:08:15Z">
        <w:r w:rsidDel="20260928">
          <w:rPr>
            <w:rFonts w:ascii="Times New Roman" w:eastAsia="SimSun" w:hAnsi="SimSun"/>
            <w:sz w:val="24"/>
            <w:szCs w:val="24"/>
          </w:rPr>
          <w:delText xml:space="preserve">平台</w:delText>
        </w:r>
      </w:del>
      <w:ins w:id="497" w:author="校正审阅" w:date="2026-09-28T16:08:15Z" w16du:dateUtc="2026-09-28T16:08:15Z">
        <w:r w:rsidR="20260928">
          <w:rPr>
            <w:rFonts w:ascii="Times New Roman" w:eastAsia="SimSun" w:hAnsi="SimSun"/>
            <w:sz w:val="24"/>
            <w:szCs w:val="24"/>
          </w:rPr>
          <w:t xml:space="preserve">冻结测试清单</w:t>
        </w:r>
      </w:ins>
      <w:r w:rsidR="20260928">
        <w:rPr>
          <w:rFonts w:ascii="Times New Roman" w:eastAsia="SimSun" w:hAnsi="SimSun"/>
          <w:sz w:val="24"/>
          <w:szCs w:val="24"/>
        </w:rPr>
        <w:t xml:space="preserve">上</w:t>
      </w:r>
      <w:del w:id="511" w:author="校正审阅" w:date="2026-09-28T16:08:15Z" w16du:dateUtc="2026-09-28T16:08:15Z">
        <w:r w:rsidDel="20260928">
          <w:rPr>
            <w:rFonts w:ascii="Times New Roman" w:eastAsia="SimSun" w:hAnsi="SimSun"/>
            <w:sz w:val="24"/>
            <w:szCs w:val="24"/>
          </w:rPr>
          <w:delText xml:space="preserve">完成系统评</w:delText>
        </w:r>
      </w:del>
      <w:ins w:id="498" w:author="校正审阅" w:date="2026-09-28T16:08:15Z" w16du:dateUtc="2026-09-28T16:08:15Z">
        <w:r w:rsidR="20260928">
          <w:rPr>
            <w:rFonts w:ascii="Times New Roman" w:eastAsia="SimSun" w:hAnsi="SimSun"/>
            <w:sz w:val="24"/>
            <w:szCs w:val="24"/>
          </w:rPr>
          <w:t xml:space="preserve">运行，保持split、区域、观</w:t>
        </w:r>
      </w:ins>
      <w:r w:rsidR="20260928">
        <w:rPr>
          <w:rFonts w:ascii="Times New Roman" w:eastAsia="SimSun" w:hAnsi="SimSun"/>
          <w:sz w:val="24"/>
          <w:szCs w:val="24"/>
        </w:rPr>
        <w:t xml:space="preserve">测</w:t>
      </w:r>
      <w:del w:id="512" w:author="校正审阅" w:date="2026-09-28T16:08:15Z" w16du:dateUtc="2026-09-28T16:08:15Z">
        <w:r w:rsidDel="20260928">
          <w:rPr>
            <w:rFonts w:ascii="Times New Roman" w:eastAsia="SimSun" w:hAnsi="SimSun"/>
            <w:sz w:val="24"/>
            <w:szCs w:val="24"/>
          </w:rPr>
          <w:delText xml:space="preserve">：</w:delText>
        </w:r>
      </w:del>
      <w:ins w:id="499" w:author="校正审阅" w:date="2026-09-28T16:08:15Z" w16du:dateUtc="2026-09-28T16:08:15Z">
        <w:r w:rsidR="20260928">
          <w:rPr>
            <w:rFonts w:ascii="Times New Roman" w:eastAsia="SimSun" w:hAnsi="SimSun"/>
            <w:sz w:val="24"/>
            <w:szCs w:val="24"/>
          </w:rPr>
          <w:t xml:space="preserve">、动作、B/C、目标模态和终止条件一致。训练式</w:t>
        </w:r>
      </w:ins>
      <w:r w:rsidR="20260928">
        <w:rPr>
          <w:rFonts w:ascii="Times New Roman" w:eastAsia="SimSun" w:hAnsi="SimSun"/>
          <w:sz w:val="24"/>
          <w:szCs w:val="24"/>
        </w:rPr>
        <w:t xml:space="preserve">基线</w:t>
      </w:r>
      <w:del w:id="513" w:author="校正审阅" w:date="2026-09-28T16:08:15Z" w16du:dateUtc="2026-09-28T16:08:15Z">
        <w:r w:rsidDel="20260928">
          <w:rPr>
            <w:rFonts w:ascii="Times New Roman" w:eastAsia="SimSun" w:hAnsi="SimSun"/>
            <w:sz w:val="24"/>
            <w:szCs w:val="24"/>
          </w:rPr>
          <w:delText xml:space="preserve">包括 Random、</w:delText>
        </w:r>
      </w:del>
      <w:ins w:id="500" w:author="校正审阅" w:date="2026-09-28T16:08:15Z" w16du:dateUtc="2026-09-28T16:08:15Z">
        <w:r w:rsidR="20260928">
          <w:rPr>
            <w:rFonts w:ascii="Times New Roman" w:eastAsia="SimSun" w:hAnsi="SimSun"/>
            <w:sz w:val="24"/>
            <w:szCs w:val="24"/>
          </w:rPr>
          <w:t xml:space="preserve">需核对其训练数据与权重；无法对齐时，论文值只列作背景。</w:t>
        </w:r>
      </w:ins>
      <w:r w:rsidR="20260928">
        <w:rPr>
          <w:rFonts w:ascii="Times New Roman" w:eastAsia="SimSun" w:hAnsi="SimSun"/>
          <w:sz w:val="24"/>
          <w:szCs w:val="24"/>
        </w:rPr>
        <w:t xml:space="preserve">贪心策略</w:t>
      </w:r>
      <w:del w:id="514" w:author="校正审阅" w:date="2026-09-28T16:08:15Z" w16du:dateUtc="2026-09-28T16:08:15Z">
        <w:r w:rsidDel="20260928">
          <w:rPr>
            <w:rFonts w:ascii="Times New Roman" w:eastAsia="SimSun" w:hAnsi="SimSun"/>
            <w:sz w:val="24"/>
            <w:szCs w:val="24"/>
          </w:rPr>
          <w:delText xml:space="preserve">以及 GOMAA-Geo、GeoExplorer（优先采用论文报告值</w:delText>
        </w:r>
      </w:del>
      <w:ins w:id="501" w:author="校正审阅" w:date="2026-09-28T16:08:15Z" w16du:dateUtc="2026-09-28T16:08:15Z">
        <w:r w:rsidR="20260928">
          <w:rPr>
            <w:rFonts w:ascii="Times New Roman" w:eastAsia="SimSun" w:hAnsi="SimSun"/>
            <w:sz w:val="24"/>
            <w:szCs w:val="24"/>
          </w:rPr>
          <w:t xml:space="preserve">不得预读相邻未访问图块</w:t>
        </w:r>
      </w:ins>
      <w:r w:rsidR="20260928">
        <w:rPr>
          <w:rFonts w:ascii="Times New Roman" w:eastAsia="SimSun" w:hAnsi="SimSun"/>
          <w:sz w:val="24"/>
          <w:szCs w:val="24"/>
        </w:rPr>
        <w:t xml:space="preserve">，</w:t>
      </w:r>
      <w:del w:id="515" w:author="校正审阅" w:date="2026-09-28T16:08:15Z" w16du:dateUtc="2026-09-28T16:08:15Z">
        <w:r w:rsidDel="20260928">
          <w:rPr>
            <w:rFonts w:ascii="Times New Roman" w:eastAsia="SimSun" w:hAnsi="SimSun"/>
            <w:sz w:val="24"/>
            <w:szCs w:val="24"/>
          </w:rPr>
          <w:delText xml:space="preserve">关键设置自行复现）</w:delText>
        </w:r>
      </w:del>
      <w:ins w:id="502" w:author="校正审阅" w:date="2026-09-28T16:08:15Z" w16du:dateUtc="2026-09-28T16:08:15Z">
        <w:r w:rsidR="20260928">
          <w:rPr>
            <w:rFonts w:ascii="Times New Roman" w:eastAsia="SimSun" w:hAnsi="SimSun"/>
            <w:sz w:val="24"/>
            <w:szCs w:val="24"/>
          </w:rPr>
          <w:t xml:space="preserve">需明确可见信息与打分规则</w:t>
        </w:r>
      </w:ins>
      <w:r w:rsidR="20260928">
        <w:rPr>
          <w:rFonts w:ascii="Times New Roman" w:eastAsia="SimSun" w:hAnsi="SimSun"/>
          <w:sz w:val="24"/>
          <w:szCs w:val="24"/>
        </w:rPr>
        <w:t xml:space="preserve">；消融</w:t>
      </w:r>
      <w:del w:id="516" w:author="校正审阅" w:date="2026-09-28T16:08:15Z" w16du:dateUtc="2026-09-28T16:08:15Z">
        <w:r w:rsidDel="20260928">
          <w:rPr>
            <w:rFonts w:ascii="Times New Roman" w:eastAsia="SimSun" w:hAnsi="SimSun"/>
            <w:sz w:val="24"/>
            <w:szCs w:val="24"/>
          </w:rPr>
          <w:delText xml:space="preserve">实验</w:delText>
        </w:r>
      </w:del>
      <w:ins w:id="503" w:author="校正审阅" w:date="2026-09-28T16:08:15Z" w16du:dateUtc="2026-09-28T16:08:15Z">
        <w:r w:rsidR="20260928">
          <w:rPr>
            <w:rFonts w:ascii="Times New Roman" w:eastAsia="SimSun" w:hAnsi="SimSun"/>
            <w:sz w:val="24"/>
            <w:szCs w:val="24"/>
          </w:rPr>
          <w:t xml:space="preserve">固定模型、提示和预算，</w:t>
        </w:r>
      </w:ins>
      <w:r w:rsidR="20260928">
        <w:rPr>
          <w:rFonts w:ascii="Times New Roman" w:eastAsia="SimSun" w:hAnsi="SimSun"/>
          <w:sz w:val="24"/>
          <w:szCs w:val="24"/>
        </w:rPr>
        <w:t xml:space="preserve">分别</w:t>
      </w:r>
      <w:del w:id="517" w:author="校正审阅" w:date="2026-09-28T16:08:15Z" w16du:dateUtc="2026-09-28T16:08:15Z">
        <w:r w:rsidDel="20260928">
          <w:rPr>
            <w:rFonts w:ascii="Times New Roman" w:eastAsia="SimSun" w:hAnsi="SimSun"/>
            <w:sz w:val="24"/>
            <w:szCs w:val="24"/>
          </w:rPr>
          <w:delText xml:space="preserve">剥离</w:delText>
        </w:r>
      </w:del>
      <w:ins w:id="504" w:author="校正审阅" w:date="2026-09-28T16:08:15Z" w16du:dateUtc="2026-09-28T16:08:15Z">
        <w:r w:rsidR="20260928">
          <w:rPr>
            <w:rFonts w:ascii="Times New Roman" w:eastAsia="SimSun" w:hAnsi="SimSun"/>
            <w:sz w:val="24"/>
            <w:szCs w:val="24"/>
          </w:rPr>
          <w:t xml:space="preserve">移除</w:t>
        </w:r>
      </w:ins>
      <w:r w:rsidR="20260928">
        <w:rPr>
          <w:rFonts w:ascii="Times New Roman" w:eastAsia="SimSun" w:hAnsi="SimSun"/>
          <w:sz w:val="24"/>
          <w:szCs w:val="24"/>
        </w:rPr>
        <w:t xml:space="preserve">记忆</w:t>
      </w:r>
      <w:del w:id="518" w:author="校正审阅" w:date="2026-09-28T16:08:15Z" w16du:dateUtc="2026-09-28T16:08:15Z">
        <w:r w:rsidDel="20260928">
          <w:rPr>
            <w:rFonts w:ascii="Times New Roman" w:eastAsia="SimSun" w:hAnsi="SimSun"/>
            <w:sz w:val="24"/>
            <w:szCs w:val="24"/>
          </w:rPr>
          <w:delText xml:space="preserve">模块与</w:delText>
        </w:r>
      </w:del>
      <w:ins w:id="505" w:author="校正审阅" w:date="2026-09-28T16:08:15Z" w16du:dateUtc="2026-09-28T16:08:15Z">
        <w:r w:rsidR="20260928">
          <w:rPr>
            <w:rFonts w:ascii="Times New Roman" w:eastAsia="SimSun" w:hAnsi="SimSun"/>
            <w:sz w:val="24"/>
            <w:szCs w:val="24"/>
          </w:rPr>
          <w:t xml:space="preserve">、</w:t>
        </w:r>
      </w:ins>
      <w:r w:rsidR="20260928">
        <w:rPr>
          <w:rFonts w:ascii="Times New Roman" w:eastAsia="SimSun" w:hAnsi="SimSun"/>
          <w:sz w:val="24"/>
          <w:szCs w:val="24"/>
        </w:rPr>
        <w:t xml:space="preserve">层级搜索</w:t>
      </w:r>
      <w:del w:id="519" w:author="校正审阅" w:date="2026-09-28T16:08:15Z" w16du:dateUtc="2026-09-28T16:08:15Z">
        <w:r w:rsidDel="20260928">
          <w:rPr>
            <w:rFonts w:ascii="Times New Roman" w:eastAsia="SimSun" w:hAnsi="SimSun"/>
            <w:sz w:val="24"/>
            <w:szCs w:val="24"/>
          </w:rPr>
          <w:delText xml:space="preserve">模块</w:delText>
        </w:r>
      </w:del>
      <w:ins w:id="506" w:author="校正审阅" w:date="2026-09-28T16:08:15Z" w16du:dateUtc="2026-09-28T16:08:15Z">
        <w:r w:rsidR="20260928">
          <w:rPr>
            <w:rFonts w:ascii="Times New Roman" w:eastAsia="SimSun" w:hAnsi="SimSun"/>
            <w:sz w:val="24"/>
            <w:szCs w:val="24"/>
          </w:rPr>
          <w:t xml:space="preserve">及多智能体协作</w:t>
        </w:r>
      </w:ins>
      <w:r w:rsidR="20260928">
        <w:rPr>
          <w:rFonts w:ascii="Times New Roman" w:eastAsia="SimSun" w:hAnsi="SimSun"/>
          <w:sz w:val="24"/>
          <w:szCs w:val="24"/>
        </w:rPr>
        <w:t xml:space="preserve">，</w:t>
      </w:r>
      <w:del w:id="520" w:author="校正审阅" w:date="2026-09-28T16:08:15Z" w16du:dateUtc="2026-09-28T16:08:15Z">
        <w:r w:rsidDel="20260928">
          <w:rPr>
            <w:rFonts w:ascii="Times New Roman" w:eastAsia="SimSun" w:hAnsi="SimSun"/>
            <w:sz w:val="24"/>
            <w:szCs w:val="24"/>
          </w:rPr>
          <w:delText xml:space="preserve">量化各创新点的贡献；分析</w:delText>
        </w:r>
      </w:del>
      <w:ins w:id="507" w:author="校正审阅" w:date="2026-09-28T16:08:15Z" w16du:dateUtc="2026-09-28T16:08:15Z">
        <w:r w:rsidR="20260928">
          <w:rPr>
            <w:rFonts w:ascii="Times New Roman" w:eastAsia="SimSun" w:hAnsi="SimSun"/>
            <w:sz w:val="24"/>
            <w:szCs w:val="24"/>
          </w:rPr>
          <w:t xml:space="preserve">统计SR/SG、重复访问与调用成本，并按场景和随机种子报告</w:t>
        </w:r>
      </w:ins>
      <w:r w:rsidR="20260928">
        <w:rPr>
          <w:rFonts w:ascii="Times New Roman" w:eastAsia="SimSun" w:hAnsi="SimSun"/>
          <w:sz w:val="24"/>
          <w:szCs w:val="24"/>
        </w:rPr>
        <w:t xml:space="preserve">不</w:t>
      </w:r>
      <w:del w:id="521" w:author="校正审阅" w:date="2026-09-28T16:08:15Z" w16du:dateUtc="2026-09-28T16:08:15Z">
        <w:r w:rsidDel="20260928">
          <w:rPr>
            <w:rFonts w:ascii="Times New Roman" w:eastAsia="SimSun" w:hAnsi="SimSun"/>
            <w:sz w:val="24"/>
            <w:szCs w:val="24"/>
          </w:rPr>
          <w:delText xml:space="preserve">同网格尺度、初始距离与搜索预算下的</w:delText>
        </w:r>
      </w:del>
      <w:ins w:id="508" w:author="校正审阅" w:date="2026-09-28T16:08:15Z" w16du:dateUtc="2026-09-28T16:08:15Z">
        <w:r w:rsidR="20260928">
          <w:rPr>
            <w:rFonts w:ascii="Times New Roman" w:eastAsia="SimSun" w:hAnsi="SimSun"/>
            <w:sz w:val="24"/>
            <w:szCs w:val="24"/>
          </w:rPr>
          <w:t xml:space="preserve">确定</w:t>
        </w:r>
      </w:ins>
      <w:r w:rsidR="20260928">
        <w:rPr>
          <w:rFonts w:ascii="Times New Roman" w:eastAsia="SimSun" w:hAnsi="SimSun"/>
          <w:sz w:val="24"/>
          <w:szCs w:val="24"/>
        </w:rPr>
        <w:t xml:space="preserve">性</w:t>
      </w:r>
      <w:del w:id="522" w:author="校正审阅" w:date="2026-09-28T16:08:15Z" w16du:dateUtc="2026-09-28T16:08:15Z">
        <w:r w:rsidDel="20260928">
          <w:rPr>
            <w:rFonts w:ascii="Times New Roman" w:eastAsia="SimSun" w:hAnsi="SimSun"/>
            <w:sz w:val="24"/>
            <w:szCs w:val="24"/>
          </w:rPr>
          <w:delText xml:space="preserve">能变化，结合轨迹与失败案例可视化定位改进来源</w:delText>
        </w:r>
      </w:del>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五、技术路线与总体方案</w:t>
      </w:r>
    </w:p>
    <w:p w:rsidR="20260928" w:rsidRDefault="20260928" w:rsidP="20260928" w14:paraId="51407D59" w14:textId="72A409E8">
      <w:pPr>
        <w:spacing w:line="360" w:lineRule="auto"/>
        <w:ind w:firstLine="480"/>
        <w:jc w:val="both"/>
      </w:pPr>
      <w:r w:rsidR="20260928">
        <w:rPr>
          <w:rFonts w:ascii="Times New Roman" w:eastAsia="SimSun" w:hAnsi="SimSun"/>
          <w:sz w:val="24"/>
          <w:szCs w:val="24"/>
        </w:rPr>
        <w:t xml:space="preserve">系统</w:t>
      </w:r>
      <w:del w:id="528" w:author="校正审阅" w:date="2026-09-28T16:08:15Z" w16du:dateUtc="2026-09-28T16:08:15Z">
        <w:r w:rsidDel="20260928">
          <w:rPr>
            <w:rFonts w:ascii="Times New Roman" w:eastAsia="SimSun" w:hAnsi="SimSun"/>
            <w:sz w:val="24"/>
            <w:szCs w:val="24"/>
          </w:rPr>
          <w:delText xml:space="preserve">总体</w:delText>
        </w:r>
      </w:del>
      <w:r w:rsidR="20260928">
        <w:rPr>
          <w:rFonts w:ascii="Times New Roman" w:eastAsia="SimSun" w:hAnsi="SimSun"/>
          <w:sz w:val="24"/>
          <w:szCs w:val="24"/>
        </w:rPr>
        <w:t xml:space="preserve">技术路线如图</w:t>
      </w:r>
      <w:del w:id="529" w:author="校正审阅" w:date="2026-09-28T16:08:15Z" w16du:dateUtc="2026-09-28T16:08:15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1</w:t>
      </w:r>
      <w:del w:id="530" w:author="校正审阅" w:date="2026-09-28T16:08:15Z" w16du:dateUtc="2026-09-28T16:08:15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所示，</w:t>
      </w:r>
      <w:del w:id="531" w:author="校正审阅" w:date="2026-09-28T16:08:15Z" w16du:dateUtc="2026-09-28T16:08:15Z">
        <w:r w:rsidDel="20260928">
          <w:rPr>
            <w:rFonts w:ascii="Times New Roman" w:eastAsia="SimSun" w:hAnsi="SimSun"/>
            <w:sz w:val="24"/>
            <w:szCs w:val="24"/>
          </w:rPr>
          <w:delText xml:space="preserve">整体为</w:delText>
        </w:r>
      </w:del>
      <w:ins w:id="523" w:author="校正审阅" w:date="2026-09-28T16:08:15Z" w16du:dateUtc="2026-09-28T16:08:15Z">
        <w:r w:rsidR="20260928">
          <w:rPr>
            <w:rFonts w:ascii="Times New Roman" w:eastAsia="SimSun" w:hAnsi="SimSun"/>
            <w:sz w:val="24"/>
            <w:szCs w:val="24"/>
          </w:rPr>
          <w:t xml:space="preserve">拟由</w:t>
        </w:r>
      </w:ins>
      <w:r w:rsidR="20260928">
        <w:rPr>
          <w:rFonts w:ascii="Times New Roman" w:eastAsia="SimSun" w:hAnsi="SimSun"/>
          <w:sz w:val="24"/>
          <w:szCs w:val="24"/>
        </w:rPr>
        <w:t xml:space="preserve">“环境平台 + </w:t>
      </w:r>
      <w:ins w:id="524" w:author="校正审阅" w:date="2026-09-28T16:08:15Z" w16du:dateUtc="2026-09-28T16:08:15Z">
        <w:r w:rsidR="20260928">
          <w:rPr>
            <w:rFonts w:ascii="Times New Roman" w:eastAsia="SimSun" w:hAnsi="SimSun"/>
            <w:sz w:val="24"/>
            <w:szCs w:val="24"/>
          </w:rPr>
          <w:t xml:space="preserve">自主设计的</w:t>
        </w:r>
      </w:ins>
      <w:r w:rsidR="20260928">
        <w:rPr>
          <w:rFonts w:ascii="Times New Roman" w:eastAsia="SimSun" w:hAnsi="SimSun"/>
          <w:sz w:val="24"/>
          <w:szCs w:val="24"/>
        </w:rPr>
        <w:t xml:space="preserve">多智能体</w:t>
      </w:r>
      <w:del w:id="532" w:author="校正审阅" w:date="2026-09-28T16:08:15Z" w16du:dateUtc="2026-09-28T16:08:15Z">
        <w:r w:rsidDel="20260928">
          <w:rPr>
            <w:rFonts w:ascii="Times New Roman" w:eastAsia="SimSun" w:hAnsi="SimSun"/>
            <w:sz w:val="24"/>
            <w:szCs w:val="24"/>
          </w:rPr>
          <w:delText xml:space="preserve">决策</w:delText>
        </w:r>
      </w:del>
      <w:r w:rsidR="20260928">
        <w:rPr>
          <w:rFonts w:ascii="Times New Roman" w:eastAsia="SimSun" w:hAnsi="SimSun"/>
          <w:sz w:val="24"/>
          <w:szCs w:val="24"/>
        </w:rPr>
        <w:t xml:space="preserve">闭环”</w:t>
      </w:r>
      <w:del w:id="533" w:author="校正审阅" w:date="2026-09-28T16:08:15Z" w16du:dateUtc="2026-09-28T16:08:15Z">
        <w:r w:rsidDel="20260928">
          <w:rPr>
            <w:rFonts w:ascii="Times New Roman" w:eastAsia="SimSun" w:hAnsi="SimSun"/>
            <w:sz w:val="24"/>
            <w:szCs w:val="24"/>
          </w:rPr>
          <w:delText xml:space="preserve">架构：目</w:delText>
        </w:r>
      </w:del>
      <w:ins w:id="525" w:author="校正审阅" w:date="2026-09-28T16:08:15Z" w16du:dateUtc="2026-09-28T16:08:15Z">
        <w:r w:rsidR="20260928">
          <w:rPr>
            <w:rFonts w:ascii="Times New Roman" w:eastAsia="SimSun" w:hAnsi="SimSun"/>
            <w:sz w:val="24"/>
            <w:szCs w:val="24"/>
          </w:rPr>
          <w:t xml:space="preserve">组成。环境按</w:t>
        </w:r>
      </w:ins>
      <w:r w:rsidR="20260928">
        <w:rPr>
          <w:rFonts w:ascii="Times New Roman" w:eastAsia="SimSun" w:hAnsi="SimSun"/>
          <w:sz w:val="24"/>
          <w:szCs w:val="24"/>
        </w:rPr>
        <w:t xml:space="preserve">标</w:t>
      </w:r>
      <w:del w:id="534" w:author="校正审阅" w:date="2026-09-28T16:08:15Z" w16du:dateUtc="2026-09-28T16:08:15Z">
        <w:r w:rsidDel="20260928">
          <w:rPr>
            <w:rFonts w:ascii="Times New Roman" w:eastAsia="SimSun" w:hAnsi="SimSun"/>
            <w:sz w:val="24"/>
            <w:szCs w:val="24"/>
          </w:rPr>
          <w:delText xml:space="preserve">线索经实验平台初始化为具体</w:delText>
        </w:r>
      </w:del>
      <w:ins w:id="526" w:author="校正审阅" w:date="2026-09-28T16:08:15Z" w16du:dateUtc="2026-09-28T16:08:15Z">
        <w:r w:rsidR="20260928">
          <w:rPr>
            <w:rFonts w:ascii="Times New Roman" w:eastAsia="SimSun" w:hAnsi="SimSun"/>
            <w:sz w:val="24"/>
            <w:szCs w:val="24"/>
          </w:rPr>
          <w:t xml:space="preserve">准四动作协议返回局部观测并判断首次到达或预算耗尽；真值仅供评测，不进入Agent决策。stop与跨</w:t>
        </w:r>
      </w:ins>
      <w:r w:rsidR="20260928">
        <w:rPr>
          <w:rFonts w:ascii="Times New Roman" w:eastAsia="SimSun" w:hAnsi="SimSun"/>
          <w:sz w:val="24"/>
          <w:szCs w:val="24"/>
        </w:rPr>
        <w:t xml:space="preserve">任务</w:t>
      </w:r>
      <w:del w:id="535" w:author="校正审阅" w:date="2026-09-28T16:08:15Z" w16du:dateUtc="2026-09-28T16:08:15Z">
        <w:r w:rsidDel="20260928">
          <w:rPr>
            <w:rFonts w:ascii="Times New Roman" w:eastAsia="SimSun" w:hAnsi="SimSun"/>
            <w:sz w:val="24"/>
            <w:szCs w:val="24"/>
          </w:rPr>
          <w:delText xml:space="preserve">后，多智能体系统与网格化环境循环交互，直至停止</w:delText>
        </w:r>
      </w:del>
      <w:ins w:id="527" w:author="校正审阅" w:date="2026-09-28T16:08:15Z" w16du:dateUtc="2026-09-28T16:08:15Z">
        <w:r w:rsidR="20260928">
          <w:rPr>
            <w:rFonts w:ascii="Times New Roman" w:eastAsia="SimSun" w:hAnsi="SimSun"/>
            <w:sz w:val="24"/>
            <w:szCs w:val="24"/>
          </w:rPr>
          <w:t xml:space="preserve">记忆扩展分别另设</w:t>
        </w:r>
      </w:ins>
      <w:r w:rsidR="20260928">
        <w:rPr>
          <w:rFonts w:ascii="Times New Roman" w:eastAsia="SimSun" w:hAnsi="SimSun"/>
          <w:sz w:val="24"/>
          <w:szCs w:val="24"/>
        </w:rPr>
        <w:t xml:space="preserve">协议</w:t>
      </w:r>
      <w:del w:id="536" w:author="校正审阅" w:date="2026-09-28T16:08:15Z" w16du:dateUtc="2026-09-28T16:08:15Z">
        <w:r w:rsidDel="20260928">
          <w:rPr>
            <w:rFonts w:ascii="Times New Roman" w:eastAsia="SimSun" w:hAnsi="SimSun"/>
            <w:sz w:val="24"/>
            <w:szCs w:val="24"/>
          </w:rPr>
          <w:delText xml:space="preserve">触发，最终由评测模块统计指标并输出结果</w:delText>
        </w:r>
      </w:del>
      <w:r w:rsidR="20260928">
        <w:rPr>
          <w:rFonts w:ascii="Times New Roman" w:eastAsia="SimSun" w:hAnsi="SimSun"/>
          <w:sz w:val="24"/>
          <w:szCs w:val="24"/>
        </w:rPr>
        <w:t xml:space="preserve">。</w:t>
      </w:r>
    </w:p>
    <w:p>
      <w:pPr>
        <w:spacing w:after="140" w:before="120"/>
        <w:jc w:val="center"/>
      </w:pPr>
      <w:r>
        <w:drawing>
          <wp:inline distT="0" distB="0" distL="0" distR="0">
            <wp:extent cx="5191125" cy="3609975"/>
            <wp:effectExtent t="0" r="0" b="0" l="0"/>
            <wp:docPr id="1" name="fig1" descr="系统总体技术路线图"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609975"/>
                    </a:xfrm>
                    <a:prstGeom prst="rect">
                      <a:avLst/>
                    </a:prstGeom>
                  </pic:spPr>
                </pic:pic>
              </a:graphicData>
            </a:graphic>
          </wp:inline>
        </w:drawing>
      </w:r>
    </w:p>
    <w:p>
      <w:pPr>
        <w:spacing w:after="160" w:line="300" w:lineRule="auto"/>
        <w:jc w:val="center"/>
      </w:pPr>
      <w:r>
        <w:rPr>
          <w:rFonts w:ascii="Times New Roman" w:eastAsia="SimHei" w:hAnsi="SimHei"/>
          <w:b/>
          <w:bCs/>
          <w:color w:val="000000"/>
          <w:sz w:val="21"/>
          <w:szCs w:val="21"/>
        </w:rPr>
        <w:t xml:space="preserve">图 1  系统总体技术路线图</w:t>
      </w:r>
    </w:p>
    <w:p>
      <w:pPr>
        <w:spacing w:line="360" w:lineRule="auto"/>
        <w:ind w:firstLine="480"/>
        <w:jc w:val="both"/>
      </w:pPr>
      <w:r>
        <w:rPr>
          <w:rFonts w:ascii="Times New Roman" w:eastAsia="SimSun" w:hAnsi="SimSun"/>
          <w:sz w:val="24"/>
          <w:szCs w:val="24"/>
        </w:rPr>
        <w:t xml:space="preserve">其中，单个任务的决策闭环流程如下：</w:t>
      </w:r>
    </w:p>
    <w:p w:rsidR="20260928" w:rsidRDefault="20260928" w:rsidP="20260928" w14:paraId="1E48B32E" w14:textId="5216C361">
      <w:pPr>
        <w:pStyle w:val="ListParagraph"/>
        <w:numPr>
          <w:ilvl w:val="0"/>
          <w:numId w:val="4"/>
        </w:numPr>
        <w:spacing w:line="360" w:lineRule="auto"/>
        <w:jc w:val="both"/>
      </w:pPr>
      <w:r w:rsidR="20260928">
        <w:rPr>
          <w:rFonts w:ascii="Times New Roman" w:eastAsia="SimSun" w:hAnsi="SimSun"/>
          <w:sz w:val="24"/>
          <w:szCs w:val="24"/>
        </w:rPr>
        <w:t xml:space="preserve">输入目标线索（航拍图、地面照片或文本</w:t>
      </w:r>
      <w:del w:id="541" w:author="校正审阅" w:date="2026-09-28T16:08:15Z" w16du:dateUtc="2026-09-28T16:08:15Z">
        <w:r w:rsidDel="20260928">
          <w:rPr>
            <w:rFonts w:ascii="Times New Roman" w:eastAsia="SimSun" w:hAnsi="SimSun"/>
            <w:sz w:val="24"/>
            <w:szCs w:val="24"/>
          </w:rPr>
          <w:delText xml:space="preserve">描述</w:delText>
        </w:r>
      </w:del>
      <w:r w:rsidR="20260928">
        <w:rPr>
          <w:rFonts w:ascii="Times New Roman" w:eastAsia="SimSun" w:hAnsi="SimSun"/>
          <w:sz w:val="24"/>
          <w:szCs w:val="24"/>
        </w:rPr>
        <w:t xml:space="preserve">）</w:t>
      </w:r>
      <w:del w:id="542" w:author="校正审阅" w:date="2026-09-28T16:08:15Z" w16du:dateUtc="2026-09-28T16:08:15Z">
        <w:r w:rsidDel="20260928">
          <w:rPr>
            <w:rFonts w:ascii="Times New Roman" w:eastAsia="SimSun" w:hAnsi="SimSun"/>
            <w:sz w:val="24"/>
            <w:szCs w:val="24"/>
          </w:rPr>
          <w:delText xml:space="preserve">，</w:delText>
        </w:r>
      </w:del>
      <w:ins w:id="537" w:author="校正审阅" w:date="2026-09-28T16:08:15Z" w16du:dateUtc="2026-09-28T16:08:15Z">
        <w:r w:rsidR="20260928">
          <w:rPr>
            <w:rFonts w:ascii="Times New Roman" w:eastAsia="SimSun" w:hAnsi="SimSun"/>
            <w:sz w:val="24"/>
            <w:szCs w:val="24"/>
          </w:rPr>
          <w:t xml:space="preserve">；</w:t>
        </w:r>
      </w:ins>
      <w:r w:rsidR="20260928">
        <w:rPr>
          <w:rFonts w:ascii="Times New Roman" w:eastAsia="SimSun" w:hAnsi="SimSun"/>
          <w:sz w:val="24"/>
          <w:szCs w:val="24"/>
        </w:rPr>
        <w:t xml:space="preserve">环境初始化任务</w:t>
      </w:r>
      <w:del w:id="543" w:author="校正审阅" w:date="2026-09-28T16:08:15Z" w16du:dateUtc="2026-09-28T16:08:15Z">
        <w:r w:rsidDel="20260928">
          <w:rPr>
            <w:rFonts w:ascii="Times New Roman" w:eastAsia="SimSun" w:hAnsi="SimSun"/>
            <w:sz w:val="24"/>
            <w:szCs w:val="24"/>
          </w:rPr>
          <w:delText xml:space="preserve">（</w:delText>
        </w:r>
      </w:del>
      <w:ins w:id="538" w:author="校正审阅" w:date="2026-09-28T16:08:15Z" w16du:dateUtc="2026-09-28T16:08:15Z">
        <w:r w:rsidR="20260928">
          <w:rPr>
            <w:rFonts w:ascii="Times New Roman" w:eastAsia="SimSun" w:hAnsi="SimSun"/>
            <w:sz w:val="24"/>
            <w:szCs w:val="24"/>
          </w:rPr>
          <w:t xml:space="preserve">并清空</w:t>
        </w:r>
      </w:ins>
      <w:r w:rsidR="20260928">
        <w:rPr>
          <w:rFonts w:ascii="Times New Roman" w:eastAsia="SimSun" w:hAnsi="SimSun"/>
          <w:sz w:val="24"/>
          <w:szCs w:val="24"/>
        </w:rPr>
        <w:t xml:space="preserve">episode</w:t>
      </w:r>
      <w:del w:id="544" w:author="校正审阅" w:date="2026-09-28T16:08:15Z" w16du:dateUtc="2026-09-28T16:08:15Z">
        <w:r w:rsidDel="20260928">
          <w:rPr>
            <w:rFonts w:ascii="Times New Roman" w:eastAsia="SimSun" w:hAnsi="SimSun"/>
            <w:sz w:val="24"/>
            <w:szCs w:val="24"/>
          </w:rPr>
          <w:delText xml:space="preserve">）</w:delText>
        </w:r>
      </w:del>
      <w:ins w:id="539" w:author="校正审阅" w:date="2026-09-28T16:08:15Z" w16du:dateUtc="2026-09-28T16:08:15Z">
        <w:r w:rsidR="20260928">
          <w:rPr>
            <w:rFonts w:ascii="Times New Roman" w:eastAsia="SimSun" w:hAnsi="SimSun"/>
            <w:sz w:val="24"/>
            <w:szCs w:val="24"/>
          </w:rPr>
          <w:t xml:space="preserve">记忆</w:t>
        </w:r>
      </w:ins>
      <w:r w:rsidR="20260928">
        <w:rPr>
          <w:rFonts w:ascii="Times New Roman" w:eastAsia="SimSun" w:hAnsi="SimSun"/>
          <w:sz w:val="24"/>
          <w:szCs w:val="24"/>
        </w:rPr>
        <w:t xml:space="preserve">，</w:t>
      </w:r>
      <w:del w:id="545" w:author="校正审阅" w:date="2026-09-28T16:08:15Z" w16du:dateUtc="2026-09-28T16:08:15Z">
        <w:r w:rsidDel="20260928">
          <w:rPr>
            <w:rFonts w:ascii="Times New Roman" w:eastAsia="SimSun" w:hAnsi="SimSun"/>
            <w:sz w:val="24"/>
            <w:szCs w:val="24"/>
          </w:rPr>
          <w:delText xml:space="preserve">智能体置于起点网格</w:delText>
        </w:r>
      </w:del>
      <w:ins w:id="540" w:author="校正审阅" w:date="2026-09-28T16:08:15Z" w16du:dateUtc="2026-09-28T16:08:15Z">
        <w:r w:rsidR="20260928">
          <w:rPr>
            <w:rFonts w:ascii="Times New Roman" w:eastAsia="SimSun" w:hAnsi="SimSun"/>
            <w:sz w:val="24"/>
            <w:szCs w:val="24"/>
          </w:rPr>
          <w:t xml:space="preserve">隐藏目标坐标、文件名索引与真值距离</w:t>
        </w:r>
      </w:ins>
      <w:r w:rsidR="20260928">
        <w:rPr>
          <w:rFonts w:ascii="Times New Roman" w:eastAsia="SimSun" w:hAnsi="SimSun"/>
          <w:sz w:val="24"/>
          <w:szCs w:val="24"/>
        </w:rPr>
        <w:t xml:space="preserve">；</w:t>
      </w:r>
    </w:p>
    <w:p>
      <w:pPr>
        <w:pStyle w:val="ListParagraph"/>
        <w:numPr>
          <w:ilvl w:val="0"/>
          <w:numId w:val="4"/>
        </w:numPr>
        <w:spacing w:line="360" w:lineRule="auto"/>
        <w:jc w:val="both"/>
      </w:pPr>
      <w:r>
        <w:rPr>
          <w:rFonts w:ascii="Times New Roman" w:eastAsia="SimSun" w:hAnsi="SimSun"/>
          <w:sz w:val="24"/>
          <w:szCs w:val="24"/>
        </w:rPr>
        <w:t xml:space="preserve">感知定位智能体获取当前网格航拍观测，结合目标线索进行地理关联推理；</w:t>
      </w:r>
    </w:p>
    <w:p w:rsidR="20260928" w:rsidRDefault="20260928" w:rsidP="20260928" w14:paraId="22C6503B" w14:textId="19233C27">
      <w:pPr>
        <w:pStyle w:val="ListParagraph"/>
        <w:numPr>
          <w:ilvl w:val="0"/>
          <w:numId w:val="4"/>
        </w:numPr>
        <w:spacing w:line="360" w:lineRule="auto"/>
        <w:jc w:val="both"/>
      </w:pPr>
      <w:r w:rsidR="20260928">
        <w:rPr>
          <w:rFonts w:ascii="Times New Roman" w:eastAsia="SimSun" w:hAnsi="SimSun"/>
          <w:sz w:val="24"/>
          <w:szCs w:val="24"/>
        </w:rPr>
        <w:t xml:space="preserve">记忆管理智能体</w:t>
      </w:r>
      <w:ins w:id="546" w:author="校正审阅" w:date="2026-09-28T16:08:15Z" w16du:dateUtc="2026-09-28T16:08:15Z">
        <w:r w:rsidR="20260928">
          <w:rPr>
            <w:rFonts w:ascii="Times New Roman" w:eastAsia="SimSun" w:hAnsi="SimSun"/>
            <w:sz w:val="24"/>
            <w:szCs w:val="24"/>
          </w:rPr>
          <w:t xml:space="preserve">只</w:t>
        </w:r>
      </w:ins>
      <w:r w:rsidR="20260928">
        <w:rPr>
          <w:rFonts w:ascii="Times New Roman" w:eastAsia="SimSun" w:hAnsi="SimSun"/>
          <w:sz w:val="24"/>
          <w:szCs w:val="24"/>
        </w:rPr>
        <w:t xml:space="preserve">更新</w:t>
      </w:r>
      <w:del w:id="551" w:author="校正审阅" w:date="2026-09-28T16:08:15Z" w16du:dateUtc="2026-09-28T16:08:15Z">
        <w:r w:rsidDel="20260928">
          <w:rPr>
            <w:rFonts w:ascii="Times New Roman" w:eastAsia="SimSun" w:hAnsi="SimSun"/>
            <w:sz w:val="24"/>
            <w:szCs w:val="24"/>
          </w:rPr>
          <w:delText xml:space="preserve">空间记忆</w:delText>
        </w:r>
      </w:del>
      <w:ins w:id="547" w:author="校正审阅" w:date="2026-09-28T16:08:15Z" w16du:dateUtc="2026-09-28T16:08:15Z">
        <w:r w:rsidR="20260928">
          <w:rPr>
            <w:rFonts w:ascii="Times New Roman" w:eastAsia="SimSun" w:hAnsi="SimSun"/>
            <w:sz w:val="24"/>
            <w:szCs w:val="24"/>
          </w:rPr>
          <w:t xml:space="preserve">本episode已访问位置与目标相关证据</w:t>
        </w:r>
      </w:ins>
      <w:r w:rsidR="20260928">
        <w:rPr>
          <w:rFonts w:ascii="Times New Roman" w:eastAsia="SimSun" w:hAnsi="SimSun"/>
          <w:sz w:val="24"/>
          <w:szCs w:val="24"/>
        </w:rPr>
        <w:t xml:space="preserve">，</w:t>
      </w:r>
      <w:del w:id="552" w:author="校正审阅" w:date="2026-09-28T16:08:15Z" w16du:dateUtc="2026-09-28T16:08:15Z">
        <w:r w:rsidDel="20260928">
          <w:rPr>
            <w:rFonts w:ascii="Times New Roman" w:eastAsia="SimSun" w:hAnsi="SimSun"/>
            <w:sz w:val="24"/>
            <w:szCs w:val="24"/>
          </w:rPr>
          <w:delText xml:space="preserve">并</w:delText>
        </w:r>
      </w:del>
      <w:ins w:id="548" w:author="校正审阅" w:date="2026-09-28T16:08:15Z" w16du:dateUtc="2026-09-28T16:08:15Z">
        <w:r w:rsidR="20260928">
          <w:rPr>
            <w:rFonts w:ascii="Times New Roman" w:eastAsia="SimSun" w:hAnsi="SimSun"/>
            <w:sz w:val="24"/>
            <w:szCs w:val="24"/>
          </w:rPr>
          <w:t xml:space="preserve">不</w:t>
        </w:r>
      </w:ins>
      <w:r w:rsidR="20260928">
        <w:rPr>
          <w:rFonts w:ascii="Times New Roman" w:eastAsia="SimSun" w:hAnsi="SimSun"/>
          <w:sz w:val="24"/>
          <w:szCs w:val="24"/>
        </w:rPr>
        <w:t xml:space="preserve">检索</w:t>
      </w:r>
      <w:del w:id="553" w:author="校正审阅" w:date="2026-09-28T16:08:15Z" w16du:dateUtc="2026-09-28T16:08:15Z">
        <w:r w:rsidDel="20260928">
          <w:rPr>
            <w:rFonts w:ascii="Times New Roman" w:eastAsia="SimSun" w:hAnsi="SimSun"/>
            <w:sz w:val="24"/>
            <w:szCs w:val="24"/>
          </w:rPr>
          <w:delText xml:space="preserve">经验</w:delText>
        </w:r>
      </w:del>
      <w:ins w:id="549" w:author="校正审阅" w:date="2026-09-28T16:08:15Z" w16du:dateUtc="2026-09-28T16:08:15Z">
        <w:r w:rsidR="20260928">
          <w:rPr>
            <w:rFonts w:ascii="Times New Roman" w:eastAsia="SimSun" w:hAnsi="SimSun"/>
            <w:sz w:val="24"/>
            <w:szCs w:val="24"/>
          </w:rPr>
          <w:t xml:space="preserve">其他测试任务</w:t>
        </w:r>
      </w:ins>
      <w:r w:rsidR="20260928">
        <w:rPr>
          <w:rFonts w:ascii="Times New Roman" w:eastAsia="SimSun" w:hAnsi="SimSun"/>
          <w:sz w:val="24"/>
          <w:szCs w:val="24"/>
        </w:rPr>
        <w:t xml:space="preserve">记</w:t>
      </w:r>
      <w:del w:id="554" w:author="校正审阅" w:date="2026-09-28T16:08:15Z" w16du:dateUtc="2026-09-28T16:08:15Z">
        <w:r w:rsidDel="20260928">
          <w:rPr>
            <w:rFonts w:ascii="Times New Roman" w:eastAsia="SimSun" w:hAnsi="SimSun"/>
            <w:sz w:val="24"/>
            <w:szCs w:val="24"/>
          </w:rPr>
          <w:delText xml:space="preserve">忆中相关的区域级经验</w:delText>
        </w:r>
      </w:del>
      <w:ins w:id="550" w:author="校正审阅" w:date="2026-09-28T16:08:15Z" w16du:dateUtc="2026-09-28T16:08:15Z">
        <w:r w:rsidR="20260928">
          <w:rPr>
            <w:rFonts w:ascii="Times New Roman" w:eastAsia="SimSun" w:hAnsi="SimSun"/>
            <w:sz w:val="24"/>
            <w:szCs w:val="24"/>
          </w:rPr>
          <w:t xml:space="preserve">录</w:t>
        </w:r>
      </w:ins>
      <w:r w:rsidR="20260928">
        <w:rPr>
          <w:rFonts w:ascii="Times New Roman" w:eastAsia="SimSun" w:hAnsi="SimSun"/>
          <w:sz w:val="24"/>
          <w:szCs w:val="24"/>
        </w:rPr>
        <w:t xml:space="preserve">；</w:t>
      </w:r>
    </w:p>
    <w:p>
      <w:pPr>
        <w:pStyle w:val="ListParagraph"/>
        <w:numPr>
          <w:ilvl w:val="0"/>
          <w:numId w:val="4"/>
        </w:numPr>
        <w:spacing w:line="360" w:lineRule="auto"/>
        <w:jc w:val="both"/>
      </w:pPr>
      <w:r>
        <w:rPr>
          <w:rFonts w:ascii="Times New Roman" w:eastAsia="SimSun" w:hAnsi="SimSun"/>
          <w:sz w:val="24"/>
          <w:szCs w:val="24"/>
        </w:rPr>
        <w:t xml:space="preserve">决策协调智能体综合当前推理、记忆状态与剩余预算，确定当前搜索层级（区域级或网格级）与下一步动作；</w:t>
      </w:r>
    </w:p>
    <w:p>
      <w:pPr>
        <w:pStyle w:val="ListParagraph"/>
        <w:numPr>
          <w:ilvl w:val="0"/>
          <w:numId w:val="4"/>
        </w:numPr>
        <w:spacing w:line="360" w:lineRule="auto"/>
        <w:jc w:val="both"/>
      </w:pPr>
      <w:r>
        <w:rPr>
          <w:rFonts w:ascii="Times New Roman" w:eastAsia="SimSun" w:hAnsi="SimSun"/>
          <w:sz w:val="24"/>
          <w:szCs w:val="24"/>
        </w:rPr>
        <w:t xml:space="preserve">环境执行动作并返回新观测；</w:t>
      </w:r>
    </w:p>
    <w:p w:rsidR="20260928" w:rsidRDefault="20260928" w:rsidP="20260928" w14:paraId="1F78A26F" w14:textId="68636A48">
      <w:pPr>
        <w:pStyle w:val="ListParagraph"/>
        <w:numPr>
          <w:ilvl w:val="0"/>
          <w:numId w:val="4"/>
        </w:numPr>
        <w:spacing w:line="360" w:lineRule="auto"/>
        <w:jc w:val="both"/>
      </w:pPr>
      <w:r w:rsidR="20260928">
        <w:rPr>
          <w:rFonts w:ascii="Times New Roman" w:eastAsia="SimSun" w:hAnsi="SimSun"/>
          <w:sz w:val="24"/>
          <w:szCs w:val="24"/>
        </w:rPr>
        <w:t xml:space="preserve">重复步骤</w:t>
      </w:r>
      <w:del w:id="557" w:author="校正审阅" w:date="2026-09-28T16:08:15Z" w16du:dateUtc="2026-09-28T16:08:15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2</w:t>
      </w:r>
      <w:del w:id="558" w:author="校正审阅" w:date="2026-09-28T16:08:15Z" w16du:dateUtc="2026-09-28T16:08:15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至</w:t>
      </w:r>
      <w:del w:id="559" w:author="校正审阅" w:date="2026-09-28T16:08:15Z" w16du:dateUtc="2026-09-28T16:08:15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5，直至</w:t>
      </w:r>
      <w:del w:id="560" w:author="校正审阅" w:date="2026-09-28T16:08:15Z" w16du:dateUtc="2026-09-28T16:08:15Z">
        <w:r w:rsidDel="20260928">
          <w:rPr>
            <w:rFonts w:ascii="Times New Roman" w:eastAsia="SimSun" w:hAnsi="SimSun"/>
            <w:sz w:val="24"/>
            <w:szCs w:val="24"/>
          </w:rPr>
          <w:delText xml:space="preserve">停止协议触发（自认抵</w:delText>
        </w:r>
      </w:del>
      <w:ins w:id="555" w:author="校正审阅" w:date="2026-09-28T16:08:15Z" w16du:dateUtc="2026-09-28T16:08:15Z">
        <w:r w:rsidR="20260928">
          <w:rPr>
            <w:rFonts w:ascii="Times New Roman" w:eastAsia="SimSun" w:hAnsi="SimSun"/>
            <w:sz w:val="24"/>
            <w:szCs w:val="24"/>
          </w:rPr>
          <w:t xml:space="preserve">环境判定首次到</w:t>
        </w:r>
      </w:ins>
      <w:r w:rsidR="20260928">
        <w:rPr>
          <w:rFonts w:ascii="Times New Roman" w:eastAsia="SimSun" w:hAnsi="SimSun"/>
          <w:sz w:val="24"/>
          <w:szCs w:val="24"/>
        </w:rPr>
        <w:t xml:space="preserve">达</w:t>
      </w:r>
      <w:del w:id="561" w:author="校正审阅" w:date="2026-09-28T16:08:15Z" w16du:dateUtc="2026-09-28T16:08:15Z">
        <w:r w:rsidDel="20260928">
          <w:rPr>
            <w:rFonts w:ascii="Times New Roman" w:eastAsia="SimSun" w:hAnsi="SimSun"/>
            <w:sz w:val="24"/>
            <w:szCs w:val="24"/>
          </w:rPr>
          <w:delText xml:space="preserve">目标</w:delText>
        </w:r>
      </w:del>
      <w:r w:rsidR="20260928">
        <w:rPr>
          <w:rFonts w:ascii="Times New Roman" w:eastAsia="SimSun" w:hAnsi="SimSun"/>
          <w:sz w:val="24"/>
          <w:szCs w:val="24"/>
        </w:rPr>
        <w:t xml:space="preserve">或预算耗尽</w:t>
      </w:r>
      <w:del w:id="562" w:author="校正审阅" w:date="2026-09-28T16:08:15Z" w16du:dateUtc="2026-09-28T16:08:15Z">
        <w:r w:rsidDel="20260928">
          <w:rPr>
            <w:rFonts w:ascii="Times New Roman" w:eastAsia="SimSun" w:hAnsi="SimSun"/>
            <w:sz w:val="24"/>
            <w:szCs w:val="24"/>
          </w:rPr>
          <w:delText xml:space="preserve">）</w:delText>
        </w:r>
      </w:del>
      <w:r w:rsidR="20260928">
        <w:rPr>
          <w:rFonts w:ascii="Times New Roman" w:eastAsia="SimSun" w:hAnsi="SimSun"/>
          <w:sz w:val="24"/>
          <w:szCs w:val="24"/>
        </w:rPr>
        <w:t xml:space="preserve">；</w:t>
      </w:r>
      <w:ins w:id="556" w:author="校正审阅" w:date="2026-09-28T16:08:15Z" w16du:dateUtc="2026-09-28T16:08:15Z">
        <w:r w:rsidR="20260928">
          <w:rPr>
            <w:rFonts w:ascii="Times New Roman" w:eastAsia="SimSun" w:hAnsi="SimSun"/>
            <w:sz w:val="24"/>
            <w:szCs w:val="24"/>
          </w:rPr>
          <w:t xml:space="preserve">智能体stop仅在独立扩展协议中启用；</w:t>
        </w:r>
      </w:ins>
    </w:p>
    <w:p w:rsidR="20260928" w:rsidRDefault="20260928" w:rsidP="20260928" w14:paraId="4AF7823E" w14:textId="25EBAB8F">
      <w:pPr>
        <w:pStyle w:val="ListParagraph"/>
        <w:numPr>
          <w:ilvl w:val="0"/>
          <w:numId w:val="4"/>
        </w:numPr>
        <w:spacing w:line="360" w:lineRule="auto"/>
        <w:jc w:val="both"/>
      </w:pPr>
      <w:del w:id="568" w:author="校正审阅" w:date="2026-09-28T16:08:16Z" w16du:dateUtc="2026-09-28T16:08:16Z">
        <w:r w:rsidDel="20260928">
          <w:rPr>
            <w:rFonts w:ascii="Times New Roman" w:eastAsia="SimSun" w:hAnsi="SimSun"/>
            <w:sz w:val="24"/>
            <w:szCs w:val="24"/>
          </w:rPr>
          <w:delText xml:space="preserve">平台统</w:delText>
        </w:r>
      </w:del>
      <w:ins w:id="563" w:author="校正审阅" w:date="2026-09-28T16:08:16Z" w16du:dateUtc="2026-09-28T16:08:16Z">
        <w:r w:rsidR="20260928">
          <w:rPr>
            <w:rFonts w:ascii="Times New Roman" w:eastAsia="SimSun" w:hAnsi="SimSun"/>
            <w:sz w:val="24"/>
            <w:szCs w:val="24"/>
          </w:rPr>
          <w:t xml:space="preserve">评测器用隔离真值</w:t>
        </w:r>
      </w:ins>
      <w:r w:rsidR="20260928">
        <w:rPr>
          <w:rFonts w:ascii="Times New Roman" w:eastAsia="SimSun" w:hAnsi="SimSun"/>
          <w:sz w:val="24"/>
          <w:szCs w:val="24"/>
        </w:rPr>
        <w:t xml:space="preserve">计</w:t>
      </w:r>
      <w:del w:id="569" w:author="校正审阅" w:date="2026-09-28T16:08:16Z" w16du:dateUtc="2026-09-28T16:08:16Z">
        <w:r w:rsidDel="20260928">
          <w:rPr>
            <w:rFonts w:ascii="Times New Roman" w:eastAsia="SimSun" w:hAnsi="SimSun"/>
            <w:sz w:val="24"/>
            <w:szCs w:val="24"/>
          </w:rPr>
          <w:delText xml:space="preserve"> </w:delText>
        </w:r>
      </w:del>
      <w:ins w:id="564" w:author="校正审阅" w:date="2026-09-28T16:08:16Z" w16du:dateUtc="2026-09-28T16:08:16Z">
        <w:r w:rsidR="20260928">
          <w:rPr>
            <w:rFonts w:ascii="Times New Roman" w:eastAsia="SimSun" w:hAnsi="SimSun"/>
            <w:sz w:val="24"/>
            <w:szCs w:val="24"/>
          </w:rPr>
          <w:t xml:space="preserve">算</w:t>
        </w:r>
      </w:ins>
      <w:r w:rsidR="20260928">
        <w:rPr>
          <w:rFonts w:ascii="Times New Roman" w:eastAsia="SimSun" w:hAnsi="SimSun"/>
          <w:sz w:val="24"/>
          <w:szCs w:val="24"/>
        </w:rPr>
        <w:t xml:space="preserve">SR、SG、步数</w:t>
      </w:r>
      <w:del w:id="570" w:author="校正审阅" w:date="2026-09-28T16:08:16Z" w16du:dateUtc="2026-09-28T16:08:16Z">
        <w:r w:rsidDel="20260928">
          <w:rPr>
            <w:rFonts w:ascii="Times New Roman" w:eastAsia="SimSun" w:hAnsi="SimSun"/>
            <w:sz w:val="24"/>
            <w:szCs w:val="24"/>
          </w:rPr>
          <w:delText xml:space="preserve">、</w:delText>
        </w:r>
      </w:del>
      <w:ins w:id="565" w:author="校正审阅" w:date="2026-09-28T16:08:16Z" w16du:dateUtc="2026-09-28T16:08:16Z">
        <w:r w:rsidR="20260928">
          <w:rPr>
            <w:rFonts w:ascii="Times New Roman" w:eastAsia="SimSun" w:hAnsi="SimSun"/>
            <w:sz w:val="24"/>
            <w:szCs w:val="24"/>
          </w:rPr>
          <w:t xml:space="preserve">和</w:t>
        </w:r>
      </w:ins>
      <w:r w:rsidR="20260928">
        <w:rPr>
          <w:rFonts w:ascii="Times New Roman" w:eastAsia="SimSun" w:hAnsi="SimSun"/>
          <w:sz w:val="24"/>
          <w:szCs w:val="24"/>
        </w:rPr>
        <w:t xml:space="preserve">重复访问率</w:t>
      </w:r>
      <w:del w:id="571" w:author="校正审阅" w:date="2026-09-28T16:08:16Z" w16du:dateUtc="2026-09-28T16:08:16Z">
        <w:r w:rsidDel="20260928">
          <w:rPr>
            <w:rFonts w:ascii="Times New Roman" w:eastAsia="SimSun" w:hAnsi="SimSun"/>
            <w:sz w:val="24"/>
            <w:szCs w:val="24"/>
          </w:rPr>
          <w:delText xml:space="preserve">等指标并</w:delText>
        </w:r>
      </w:del>
      <w:ins w:id="566" w:author="校正审阅" w:date="2026-09-28T16:08:16Z" w16du:dateUtc="2026-09-28T16:08:16Z">
        <w:r w:rsidR="20260928">
          <w:rPr>
            <w:rFonts w:ascii="Times New Roman" w:eastAsia="SimSun" w:hAnsi="SimSun"/>
            <w:sz w:val="24"/>
            <w:szCs w:val="24"/>
          </w:rPr>
          <w:t xml:space="preserve">，</w:t>
        </w:r>
      </w:ins>
      <w:r w:rsidR="20260928">
        <w:rPr>
          <w:rFonts w:ascii="Times New Roman" w:eastAsia="SimSun" w:hAnsi="SimSun"/>
          <w:sz w:val="24"/>
          <w:szCs w:val="24"/>
        </w:rPr>
        <w:t xml:space="preserve">记录轨迹</w:t>
      </w:r>
      <w:ins w:id="567" w:author="校正审阅" w:date="2026-09-28T16:08:16Z" w16du:dateUtc="2026-09-28T16:08:16Z">
        <w:r w:rsidR="20260928">
          <w:rPr>
            <w:rFonts w:ascii="Times New Roman" w:eastAsia="SimSun" w:hAnsi="SimSun"/>
            <w:sz w:val="24"/>
            <w:szCs w:val="24"/>
          </w:rPr>
          <w:t xml:space="preserve">与VLM调用成本</w:t>
        </w:r>
      </w:ins>
      <w:r w:rsidR="20260928">
        <w:rPr>
          <w:rFonts w:ascii="Times New Roman" w:eastAsia="SimSun" w:hAnsi="SimSun"/>
          <w:sz w:val="24"/>
          <w:szCs w:val="24"/>
        </w:rPr>
        <w:t xml:space="preserve">；</w:t>
      </w:r>
    </w:p>
    <w:p w:rsidR="20260928" w:rsidRDefault="20260928" w:rsidP="20260928" w14:paraId="062D17FA" w14:textId="35A092D6">
      <w:pPr>
        <w:pStyle w:val="ListParagraph"/>
        <w:numPr>
          <w:ilvl w:val="0"/>
          <w:numId w:val="4"/>
        </w:numPr>
        <w:spacing w:line="360" w:lineRule="auto"/>
        <w:jc w:val="both"/>
      </w:pPr>
      <w:ins w:id="572" w:author="校正审阅" w:date="2026-09-28T16:08:16Z" w16du:dateUtc="2026-09-28T16:08:16Z">
        <w:r w:rsidR="20260928">
          <w:rPr>
            <w:rFonts w:ascii="Times New Roman" w:eastAsia="SimSun" w:hAnsi="SimSun"/>
            <w:sz w:val="24"/>
            <w:szCs w:val="24"/>
          </w:rPr>
          <w:t xml:space="preserve">独立测试在</w:t>
        </w:r>
      </w:ins>
      <w:r w:rsidR="20260928">
        <w:rPr>
          <w:rFonts w:ascii="Times New Roman" w:eastAsia="SimSun" w:hAnsi="SimSun"/>
          <w:sz w:val="24"/>
          <w:szCs w:val="24"/>
        </w:rPr>
        <w:t xml:space="preserve">任务结束后</w:t>
      </w:r>
      <w:del w:id="575" w:author="校正审阅" w:date="2026-09-28T16:08:16Z" w16du:dateUtc="2026-09-28T16:08:16Z">
        <w:r w:rsidDel="20260928">
          <w:rPr>
            <w:rFonts w:ascii="Times New Roman" w:eastAsia="SimSun" w:hAnsi="SimSun"/>
            <w:sz w:val="24"/>
            <w:szCs w:val="24"/>
          </w:rPr>
          <w:delText xml:space="preserve">将区域级探索结论写入经验</w:delText>
        </w:r>
      </w:del>
      <w:ins w:id="573" w:author="校正审阅" w:date="2026-09-28T16:08:16Z" w16du:dateUtc="2026-09-28T16:08:16Z">
        <w:r w:rsidR="20260928">
          <w:rPr>
            <w:rFonts w:ascii="Times New Roman" w:eastAsia="SimSun" w:hAnsi="SimSun"/>
            <w:sz w:val="24"/>
            <w:szCs w:val="24"/>
          </w:rPr>
          <w:t xml:space="preserve">封存日志并清空</w:t>
        </w:r>
      </w:ins>
      <w:r w:rsidR="20260928">
        <w:rPr>
          <w:rFonts w:ascii="Times New Roman" w:eastAsia="SimSun" w:hAnsi="SimSun"/>
          <w:sz w:val="24"/>
          <w:szCs w:val="24"/>
        </w:rPr>
        <w:t xml:space="preserve">记忆</w:t>
      </w:r>
      <w:del w:id="576" w:author="校正审阅" w:date="2026-09-28T16:08:16Z" w16du:dateUtc="2026-09-28T16:08:16Z">
        <w:r w:rsidDel="20260928">
          <w:rPr>
            <w:rFonts w:ascii="Times New Roman" w:eastAsia="SimSun" w:hAnsi="SimSun"/>
            <w:sz w:val="24"/>
            <w:szCs w:val="24"/>
          </w:rPr>
          <w:delText xml:space="preserve">，供后续任务复用</w:delText>
        </w:r>
      </w:del>
      <w:ins w:id="574" w:author="校正审阅" w:date="2026-09-28T16:08:16Z" w16du:dateUtc="2026-09-28T16:08:16Z">
        <w:r w:rsidR="20260928">
          <w:rPr>
            <w:rFonts w:ascii="Times New Roman" w:eastAsia="SimSun" w:hAnsi="SimSun"/>
            <w:sz w:val="24"/>
            <w:szCs w:val="24"/>
          </w:rPr>
          <w:t xml:space="preserve">；可选continual实验按单独规则保留信息与报告结果</w:t>
        </w:r>
      </w:ins>
      <w:r w:rsidR="20260928">
        <w:rPr>
          <w:rFonts w:ascii="Times New Roman" w:eastAsia="SimSun" w:hAnsi="SimSun"/>
          <w:sz w:val="24"/>
          <w:szCs w:val="24"/>
        </w:rPr>
        <w:t xml:space="preserve">。</w:t>
      </w:r>
    </w:p>
    <w:p w:rsidR="20260928" w:rsidRDefault="20260928" w:rsidP="20260928" w14:paraId="7FAD4DF0" w14:textId="0019EEBA">
      <w:pPr>
        <w:spacing w:line="360" w:lineRule="auto"/>
        <w:ind w:firstLine="480"/>
        <w:jc w:val="both"/>
      </w:pPr>
      <w:r w:rsidR="20260928">
        <w:rPr>
          <w:rFonts w:ascii="Times New Roman" w:eastAsia="SimSun" w:hAnsi="SimSun"/>
          <w:sz w:val="24"/>
          <w:szCs w:val="24"/>
        </w:rPr>
        <w:t xml:space="preserve">关键实现选型</w:t>
      </w:r>
      <w:del w:id="594" w:author="校正审阅" w:date="2026-09-28T16:08:16Z" w16du:dateUtc="2026-09-28T16:08:16Z">
        <w:r w:rsidDel="20260928">
          <w:rPr>
            <w:rFonts w:ascii="Times New Roman" w:eastAsia="SimSun" w:hAnsi="SimSun"/>
            <w:sz w:val="24"/>
            <w:szCs w:val="24"/>
          </w:rPr>
          <w:delText xml:space="preserve">如下（具体型号</w:delText>
        </w:r>
      </w:del>
      <w:ins w:id="577" w:author="校正审阅" w:date="2026-09-28T16:08:16Z" w16du:dateUtc="2026-09-28T16:08:16Z">
        <w:r w:rsidR="20260928">
          <w:rPr>
            <w:rFonts w:ascii="Times New Roman" w:eastAsia="SimSun" w:hAnsi="SimSun"/>
            <w:sz w:val="24"/>
            <w:szCs w:val="24"/>
          </w:rPr>
          <w:t xml:space="preserve">拟</w:t>
        </w:r>
      </w:ins>
      <w:r w:rsidR="20260928">
        <w:rPr>
          <w:rFonts w:ascii="Times New Roman" w:eastAsia="SimSun" w:hAnsi="SimSun"/>
          <w:sz w:val="24"/>
          <w:szCs w:val="24"/>
        </w:rPr>
        <w:t xml:space="preserve">在</w:t>
      </w:r>
      <w:ins w:id="578" w:author="校正审阅" w:date="2026-09-28T16:08:16Z" w16du:dateUtc="2026-09-28T16:08:16Z">
        <w:r w:rsidR="20260928">
          <w:rPr>
            <w:rFonts w:ascii="Times New Roman" w:eastAsia="SimSun" w:hAnsi="SimSun"/>
            <w:sz w:val="24"/>
            <w:szCs w:val="24"/>
          </w:rPr>
          <w:t xml:space="preserve">开发阶段锁定：</w:t>
        </w:r>
      </w:ins>
      <w:r w:rsidR="20260928">
        <w:rPr>
          <w:rFonts w:ascii="Times New Roman" w:eastAsia="SimSun" w:hAnsi="SimSun"/>
          <w:sz w:val="24"/>
          <w:szCs w:val="24"/>
        </w:rPr>
        <w:t xml:space="preserve">平台</w:t>
      </w:r>
      <w:del w:id="595" w:author="校正审阅" w:date="2026-09-28T16:08:16Z" w16du:dateUtc="2026-09-28T16:08:16Z">
        <w:r w:rsidDel="20260928">
          <w:rPr>
            <w:rFonts w:ascii="Times New Roman" w:eastAsia="SimSun" w:hAnsi="SimSun"/>
            <w:sz w:val="24"/>
            <w:szCs w:val="24"/>
          </w:rPr>
          <w:delText xml:space="preserve">搭建阶段结合算力与 API 预算同指导教师确认后锁定）：编程语言</w:delText>
        </w:r>
      </w:del>
      <w:r w:rsidR="20260928">
        <w:rPr>
          <w:rFonts w:ascii="Times New Roman" w:eastAsia="SimSun" w:hAnsi="SimSun"/>
          <w:sz w:val="24"/>
          <w:szCs w:val="24"/>
        </w:rPr>
        <w:t xml:space="preserve">采用</w:t>
      </w:r>
      <w:del w:id="596"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Python；</w:t>
      </w:r>
      <w:del w:id="597" w:author="校正审阅" w:date="2026-09-28T16:08:16Z" w16du:dateUtc="2026-09-28T16:08:16Z">
        <w:r w:rsidDel="20260928">
          <w:rPr>
            <w:rFonts w:ascii="Times New Roman" w:eastAsia="SimSun" w:hAnsi="SimSun"/>
            <w:sz w:val="24"/>
            <w:szCs w:val="24"/>
          </w:rPr>
          <w:delText xml:space="preserve">作为决策核心的</w:delText>
        </w:r>
      </w:del>
      <w:r w:rsidR="20260928">
        <w:rPr>
          <w:rFonts w:ascii="Times New Roman" w:eastAsia="SimSun" w:hAnsi="SimSun"/>
          <w:sz w:val="24"/>
          <w:szCs w:val="24"/>
        </w:rPr>
        <w:t xml:space="preserve">视觉语言模型</w:t>
      </w:r>
      <w:ins w:id="579" w:author="校正审阅" w:date="2026-09-28T16:08:16Z" w16du:dateUtc="2026-09-28T16:08:16Z">
        <w:r w:rsidR="20260928">
          <w:rPr>
            <w:rFonts w:ascii="Times New Roman" w:eastAsia="SimSun" w:hAnsi="SimSun"/>
            <w:sz w:val="24"/>
            <w:szCs w:val="24"/>
          </w:rPr>
          <w:t xml:space="preserve">可选择</w:t>
        </w:r>
      </w:ins>
      <w:r w:rsidR="20260928">
        <w:rPr>
          <w:rFonts w:ascii="Times New Roman" w:eastAsia="SimSun" w:hAnsi="SimSun"/>
          <w:sz w:val="24"/>
          <w:szCs w:val="24"/>
        </w:rPr>
        <w:t xml:space="preserve">基于</w:t>
      </w:r>
      <w:del w:id="598"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Transformer</w:t>
      </w:r>
      <w:del w:id="599"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架构</w:t>
      </w:r>
      <w:r w:rsidR="20260928">
        <w:rPr>
          <w:rFonts w:ascii="Times New Roman" w:eastAsia="SimSun" w:hAnsi="SimSun"/>
          <w:sz w:val="24"/>
          <w:szCs w:val="24"/>
          <w:vertAlign w:val="superscript"/>
        </w:rPr>
        <w:t xml:space="preserve">[14]</w:t>
      </w:r>
      <w:del w:id="600" w:author="校正审阅" w:date="2026-09-28T16:08:16Z" w16du:dateUtc="2026-09-28T16:08:16Z">
        <w:r w:rsidDel="20260928">
          <w:rPr>
            <w:rFonts w:ascii="Times New Roman" w:eastAsia="SimSun" w:hAnsi="SimSun"/>
            <w:sz w:val="24"/>
            <w:szCs w:val="24"/>
          </w:rPr>
          <w:delText xml:space="preserve">，在</w:delText>
        </w:r>
      </w:del>
      <w:ins w:id="580" w:author="校正审阅" w:date="2026-09-28T16:08:16Z" w16du:dateUtc="2026-09-28T16:08:16Z">
        <w:r w:rsidR="20260928">
          <w:rPr>
            <w:rFonts w:ascii="Times New Roman" w:eastAsia="SimSun" w:hAnsi="SimSun"/>
            <w:sz w:val="24"/>
            <w:szCs w:val="24"/>
          </w:rPr>
          <w:t xml:space="preserve">的</w:t>
        </w:r>
      </w:ins>
      <w:r w:rsidR="20260928">
        <w:rPr>
          <w:rFonts w:ascii="Times New Roman" w:eastAsia="SimSun" w:hAnsi="SimSun"/>
          <w:sz w:val="24"/>
          <w:szCs w:val="24"/>
        </w:rPr>
        <w:t xml:space="preserve">商用</w:t>
      </w:r>
      <w:del w:id="601"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API</w:t>
      </w:r>
      <w:del w:id="602" w:author="校正审阅" w:date="2026-09-28T16:08:16Z" w16du:dateUtc="2026-09-28T16:08:16Z">
        <w:r w:rsidDel="20260928">
          <w:rPr>
            <w:rFonts w:ascii="Times New Roman" w:eastAsia="SimSun" w:hAnsi="SimSun"/>
            <w:sz w:val="24"/>
            <w:szCs w:val="24"/>
          </w:rPr>
          <w:delText xml:space="preserve">（如 GPT-4o、GLM-4V 等）与</w:delText>
        </w:r>
      </w:del>
      <w:ins w:id="581" w:author="校正审阅" w:date="2026-09-28T16:08:16Z" w16du:dateUtc="2026-09-28T16:08:16Z">
        <w:r w:rsidR="20260928">
          <w:rPr>
            <w:rFonts w:ascii="Times New Roman" w:eastAsia="SimSun" w:hAnsi="SimSun"/>
            <w:sz w:val="24"/>
            <w:szCs w:val="24"/>
          </w:rPr>
          <w:t xml:space="preserve">或本地</w:t>
        </w:r>
      </w:ins>
      <w:r w:rsidR="20260928">
        <w:rPr>
          <w:rFonts w:ascii="Times New Roman" w:eastAsia="SimSun" w:hAnsi="SimSun"/>
          <w:sz w:val="24"/>
          <w:szCs w:val="24"/>
        </w:rPr>
        <w:t xml:space="preserve">开源模型</w:t>
      </w:r>
      <w:ins w:id="582" w:author="校正审阅" w:date="2026-09-28T16:08:16Z" w16du:dateUtc="2026-09-28T16:08:16Z">
        <w:r w:rsidR="20260928">
          <w:rPr>
            <w:rFonts w:ascii="Times New Roman" w:eastAsia="SimSun" w:hAnsi="SimSun"/>
            <w:sz w:val="24"/>
            <w:szCs w:val="24"/>
          </w:rPr>
          <w:t xml:space="preserve">，固定版</w:t>
        </w:r>
      </w:ins>
      <w:r w:rsidR="20260928">
        <w:rPr>
          <w:rFonts w:ascii="Times New Roman" w:eastAsia="SimSun" w:hAnsi="SimSun"/>
          <w:sz w:val="24"/>
          <w:szCs w:val="24"/>
        </w:rPr>
        <w:t xml:space="preserve">本</w:t>
      </w:r>
      <w:del w:id="603" w:author="校正审阅" w:date="2026-09-28T16:08:16Z" w16du:dateUtc="2026-09-28T16:08:16Z">
        <w:r w:rsidDel="20260928">
          <w:rPr>
            <w:rFonts w:ascii="Times New Roman" w:eastAsia="SimSun" w:hAnsi="SimSun"/>
            <w:sz w:val="24"/>
            <w:szCs w:val="24"/>
          </w:rPr>
          <w:delText xml:space="preserve">地部署（如 Qwen-VL 系列）之间选型</w:delText>
        </w:r>
      </w:del>
      <w:ins w:id="583" w:author="校正审阅" w:date="2026-09-28T16:08:16Z" w16du:dateUtc="2026-09-28T16:08:16Z">
        <w:r w:rsidR="20260928">
          <w:rPr>
            <w:rFonts w:ascii="Times New Roman" w:eastAsia="SimSun" w:hAnsi="SimSun"/>
            <w:sz w:val="24"/>
            <w:szCs w:val="24"/>
          </w:rPr>
          <w:t xml:space="preserve">、提示和解码参数</w:t>
        </w:r>
      </w:ins>
      <w:r w:rsidR="20260928">
        <w:rPr>
          <w:rFonts w:ascii="Times New Roman" w:eastAsia="SimSun" w:hAnsi="SimSun"/>
          <w:sz w:val="24"/>
          <w:szCs w:val="24"/>
        </w:rPr>
        <w:t xml:space="preserve">；特征编码</w:t>
      </w:r>
      <w:del w:id="604" w:author="校正审阅" w:date="2026-09-28T16:08:16Z" w16du:dateUtc="2026-09-28T16:08:16Z">
        <w:r w:rsidDel="20260928">
          <w:rPr>
            <w:rFonts w:ascii="Times New Roman" w:eastAsia="SimSun" w:hAnsi="SimSun"/>
            <w:sz w:val="24"/>
            <w:szCs w:val="24"/>
          </w:rPr>
          <w:delText xml:space="preserve">器</w:delText>
        </w:r>
      </w:del>
      <w:ins w:id="584" w:author="校正审阅" w:date="2026-09-28T16:08:16Z" w16du:dateUtc="2026-09-28T16:08:16Z">
        <w:r w:rsidR="20260928">
          <w:rPr>
            <w:rFonts w:ascii="Times New Roman" w:eastAsia="SimSun" w:hAnsi="SimSun"/>
            <w:sz w:val="24"/>
            <w:szCs w:val="24"/>
          </w:rPr>
          <w:t xml:space="preserve">可</w:t>
        </w:r>
      </w:ins>
      <w:r w:rsidR="20260928">
        <w:rPr>
          <w:rFonts w:ascii="Times New Roman" w:eastAsia="SimSun" w:hAnsi="SimSun"/>
          <w:sz w:val="24"/>
          <w:szCs w:val="24"/>
        </w:rPr>
        <w:t xml:space="preserve">采用冻结的</w:t>
      </w:r>
      <w:del w:id="605"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CLIP</w:t>
      </w:r>
      <w:r w:rsidR="20260928">
        <w:rPr>
          <w:rFonts w:ascii="Times New Roman" w:eastAsia="SimSun" w:hAnsi="SimSun"/>
          <w:sz w:val="24"/>
          <w:szCs w:val="24"/>
          <w:vertAlign w:val="superscript"/>
        </w:rPr>
        <w:t xml:space="preserve">[9]</w:t>
      </w:r>
      <w:r w:rsidR="20260928">
        <w:rPr>
          <w:rFonts w:ascii="Times New Roman" w:eastAsia="SimSun" w:hAnsi="SimSun"/>
          <w:sz w:val="24"/>
          <w:szCs w:val="24"/>
        </w:rPr>
        <w:t xml:space="preserve">等预训练模型</w:t>
      </w:r>
      <w:del w:id="606" w:author="校正审阅" w:date="2026-09-28T16:08:16Z" w16du:dateUtc="2026-09-28T16:08:16Z">
        <w:r w:rsidDel="20260928">
          <w:rPr>
            <w:rFonts w:ascii="Times New Roman" w:eastAsia="SimSun" w:hAnsi="SimSun"/>
            <w:sz w:val="24"/>
            <w:szCs w:val="24"/>
          </w:rPr>
          <w:delText xml:space="preserve">；</w:delText>
        </w:r>
      </w:del>
      <w:ins w:id="585" w:author="校正审阅" w:date="2026-09-28T16:08:16Z" w16du:dateUtc="2026-09-28T16:08:16Z">
        <w:r w:rsidR="20260928">
          <w:rPr>
            <w:rFonts w:ascii="Times New Roman" w:eastAsia="SimSun" w:hAnsi="SimSun"/>
            <w:sz w:val="24"/>
            <w:szCs w:val="24"/>
          </w:rPr>
          <w:t xml:space="preserve">。</w:t>
        </w:r>
      </w:ins>
      <w:r w:rsidR="20260928">
        <w:rPr>
          <w:rFonts w:ascii="Times New Roman" w:eastAsia="SimSun" w:hAnsi="SimSun"/>
          <w:sz w:val="24"/>
          <w:szCs w:val="24"/>
        </w:rPr>
        <w:t xml:space="preserve">GeoExplorer</w:t>
      </w:r>
      <w:del w:id="607" w:author="校正审阅" w:date="2026-09-28T16:08:16Z" w16du:dateUtc="2026-09-28T16:08:16Z">
        <w:r w:rsidDel="20260928">
          <w:rPr>
            <w:rFonts w:ascii="Times New Roman" w:eastAsia="SimSun" w:hAnsi="SimSun"/>
            <w:sz w:val="24"/>
            <w:szCs w:val="24"/>
          </w:rPr>
          <w:delText xml:space="preserve"> 所采用</w:delText>
        </w:r>
      </w:del>
      <w:r w:rsidR="20260928">
        <w:rPr>
          <w:rFonts w:ascii="Times New Roman" w:eastAsia="SimSun" w:hAnsi="SimSun"/>
          <w:sz w:val="24"/>
          <w:szCs w:val="24"/>
        </w:rPr>
        <w:t xml:space="preserve">的好奇心</w:t>
      </w:r>
      <w:del w:id="608" w:author="校正审阅" w:date="2026-09-28T16:08:16Z" w16du:dateUtc="2026-09-28T16:08:16Z">
        <w:r w:rsidDel="20260928">
          <w:rPr>
            <w:rFonts w:ascii="Times New Roman" w:eastAsia="SimSun" w:hAnsi="SimSun"/>
            <w:sz w:val="24"/>
            <w:szCs w:val="24"/>
          </w:rPr>
          <w:delText xml:space="preserve">机制</w:delText>
        </w:r>
      </w:del>
      <w:ins w:id="586" w:author="校正审阅" w:date="2026-09-28T16:08:16Z" w16du:dateUtc="2026-09-28T16:08:16Z">
        <w:r w:rsidR="20260928">
          <w:rPr>
            <w:rFonts w:ascii="Times New Roman" w:eastAsia="SimSun" w:hAnsi="SimSun"/>
            <w:sz w:val="24"/>
            <w:szCs w:val="24"/>
          </w:rPr>
          <w:t xml:space="preserve">设计</w:t>
        </w:r>
      </w:ins>
      <w:r w:rsidR="20260928">
        <w:rPr>
          <w:rFonts w:ascii="Times New Roman" w:eastAsia="SimSun" w:hAnsi="SimSun"/>
          <w:sz w:val="24"/>
          <w:szCs w:val="24"/>
          <w:vertAlign w:val="superscript"/>
        </w:rPr>
        <w:t xml:space="preserve">[11]</w:t>
      </w:r>
      <w:del w:id="609" w:author="校正审阅" w:date="2026-09-28T16:08:16Z" w16du:dateUtc="2026-09-28T16:08:16Z">
        <w:r w:rsidDel="20260928">
          <w:rPr>
            <w:rFonts w:ascii="Times New Roman" w:eastAsia="SimSun" w:hAnsi="SimSun"/>
            <w:sz w:val="24"/>
            <w:szCs w:val="24"/>
          </w:rPr>
          <w:delText xml:space="preserve">仅在</w:delText>
        </w:r>
      </w:del>
      <w:ins w:id="587" w:author="校正审阅" w:date="2026-09-28T16:08:16Z" w16du:dateUtc="2026-09-28T16:08:16Z">
        <w:r w:rsidR="20260928">
          <w:rPr>
            <w:rFonts w:ascii="Times New Roman" w:eastAsia="SimSun" w:hAnsi="SimSun"/>
            <w:sz w:val="24"/>
            <w:szCs w:val="24"/>
          </w:rPr>
          <w:t xml:space="preserve">属于训练式</w:t>
        </w:r>
      </w:ins>
      <w:r w:rsidR="20260928">
        <w:rPr>
          <w:rFonts w:ascii="Times New Roman" w:eastAsia="SimSun" w:hAnsi="SimSun"/>
          <w:sz w:val="24"/>
          <w:szCs w:val="24"/>
        </w:rPr>
        <w:t xml:space="preserve">对</w:t>
      </w:r>
      <w:del w:id="610" w:author="校正审阅" w:date="2026-09-28T16:08:16Z" w16du:dateUtc="2026-09-28T16:08:16Z">
        <w:r w:rsidDel="20260928">
          <w:rPr>
            <w:rFonts w:ascii="Times New Roman" w:eastAsia="SimSun" w:hAnsi="SimSun"/>
            <w:sz w:val="24"/>
            <w:szCs w:val="24"/>
          </w:rPr>
          <w:delText xml:space="preserve">比实验中涉及</w:delText>
        </w:r>
      </w:del>
      <w:ins w:id="588" w:author="校正审阅" w:date="2026-09-28T16:08:16Z" w16du:dateUtc="2026-09-28T16:08:16Z">
        <w:r w:rsidR="20260928">
          <w:rPr>
            <w:rFonts w:ascii="Times New Roman" w:eastAsia="SimSun" w:hAnsi="SimSun"/>
            <w:sz w:val="24"/>
            <w:szCs w:val="24"/>
          </w:rPr>
          <w:t xml:space="preserve">照</w:t>
        </w:r>
      </w:ins>
      <w:r w:rsidR="20260928">
        <w:rPr>
          <w:rFonts w:ascii="Times New Roman" w:eastAsia="SimSun" w:hAnsi="SimSun"/>
          <w:sz w:val="24"/>
          <w:szCs w:val="24"/>
        </w:rPr>
        <w:t xml:space="preserve">。</w:t>
      </w:r>
      <w:del w:id="611" w:author="校正审阅" w:date="2026-09-28T16:08:16Z" w16du:dateUtc="2026-09-28T16:08:16Z">
        <w:r w:rsidDel="20260928">
          <w:rPr>
            <w:rFonts w:ascii="Times New Roman" w:eastAsia="SimSun" w:hAnsi="SimSun"/>
            <w:sz w:val="24"/>
            <w:szCs w:val="24"/>
          </w:rPr>
          <w:delText xml:space="preserve">系统</w:delText>
        </w:r>
      </w:del>
      <w:ins w:id="589" w:author="校正审阅" w:date="2026-09-28T16:08:16Z" w16du:dateUtc="2026-09-28T16:08:16Z">
        <w:r w:rsidR="20260928">
          <w:rPr>
            <w:rFonts w:ascii="Times New Roman" w:eastAsia="SimSun" w:hAnsi="SimSun"/>
            <w:sz w:val="24"/>
            <w:szCs w:val="24"/>
          </w:rPr>
          <w:t xml:space="preserve">所提方法</w:t>
        </w:r>
      </w:ins>
      <w:r w:rsidR="20260928">
        <w:rPr>
          <w:rFonts w:ascii="Times New Roman" w:eastAsia="SimSun" w:hAnsi="SimSun"/>
          <w:sz w:val="24"/>
          <w:szCs w:val="24"/>
        </w:rPr>
        <w:t xml:space="preserve">不</w:t>
      </w:r>
      <w:del w:id="612" w:author="校正审阅" w:date="2026-09-28T16:08:16Z" w16du:dateUtc="2026-09-28T16:08:16Z">
        <w:r w:rsidDel="20260928">
          <w:rPr>
            <w:rFonts w:ascii="Times New Roman" w:eastAsia="SimSun" w:hAnsi="SimSun"/>
            <w:sz w:val="24"/>
            <w:szCs w:val="24"/>
          </w:rPr>
          <w:delText xml:space="preserve">涉及</w:delText>
        </w:r>
      </w:del>
      <w:ins w:id="590" w:author="校正审阅" w:date="2026-09-28T16:08:16Z" w16du:dateUtc="2026-09-28T16:08:16Z">
        <w:r w:rsidR="20260928">
          <w:rPr>
            <w:rFonts w:ascii="Times New Roman" w:eastAsia="SimSun" w:hAnsi="SimSun"/>
            <w:sz w:val="24"/>
            <w:szCs w:val="24"/>
          </w:rPr>
          <w:t xml:space="preserve">进行</w:t>
        </w:r>
      </w:ins>
      <w:r w:rsidR="20260928">
        <w:rPr>
          <w:rFonts w:ascii="Times New Roman" w:eastAsia="SimSun" w:hAnsi="SimSun"/>
          <w:sz w:val="24"/>
          <w:szCs w:val="24"/>
        </w:rPr>
        <w:t xml:space="preserve">任</w:t>
      </w:r>
      <w:del w:id="613" w:author="校正审阅" w:date="2026-09-28T16:08:16Z" w16du:dateUtc="2026-09-28T16:08:16Z">
        <w:r w:rsidDel="20260928">
          <w:rPr>
            <w:rFonts w:ascii="Times New Roman" w:eastAsia="SimSun" w:hAnsi="SimSun"/>
            <w:sz w:val="24"/>
            <w:szCs w:val="24"/>
          </w:rPr>
          <w:delText xml:space="preserve">何模型</w:delText>
        </w:r>
      </w:del>
      <w:ins w:id="591" w:author="校正审阅" w:date="2026-09-28T16:08:16Z" w16du:dateUtc="2026-09-28T16:08:16Z">
        <w:r w:rsidR="20260928">
          <w:rPr>
            <w:rFonts w:ascii="Times New Roman" w:eastAsia="SimSun" w:hAnsi="SimSun"/>
            <w:sz w:val="24"/>
            <w:szCs w:val="24"/>
          </w:rPr>
          <w:t xml:space="preserve">务相关</w:t>
        </w:r>
      </w:ins>
      <w:r w:rsidR="20260928">
        <w:rPr>
          <w:rFonts w:ascii="Times New Roman" w:eastAsia="SimSun" w:hAnsi="SimSun"/>
          <w:sz w:val="24"/>
          <w:szCs w:val="24"/>
        </w:rPr>
        <w:t xml:space="preserve">参数训练，</w:t>
      </w:r>
      <w:del w:id="614" w:author="校正审阅" w:date="2026-09-28T16:08:16Z" w16du:dateUtc="2026-09-28T16:08:16Z">
        <w:r w:rsidDel="20260928">
          <w:rPr>
            <w:rFonts w:ascii="Times New Roman" w:eastAsia="SimSun" w:hAnsi="SimSun"/>
            <w:sz w:val="24"/>
            <w:szCs w:val="24"/>
          </w:rPr>
          <w:delText xml:space="preserve">主要资源开销为 </w:delText>
        </w:r>
      </w:del>
      <w:ins w:id="592" w:author="校正审阅" w:date="2026-09-28T16:08:16Z" w16du:dateUtc="2026-09-28T16:08:16Z">
        <w:r w:rsidR="20260928">
          <w:rPr>
            <w:rFonts w:ascii="Times New Roman" w:eastAsia="SimSun" w:hAnsi="SimSun"/>
            <w:sz w:val="24"/>
            <w:szCs w:val="24"/>
          </w:rPr>
          <w:t xml:space="preserve">但训练式基线的预训练、PPO与权重准备需单独核算；整体成本还包括</w:t>
        </w:r>
      </w:ins>
      <w:r w:rsidR="20260928">
        <w:rPr>
          <w:rFonts w:ascii="Times New Roman" w:eastAsia="SimSun" w:hAnsi="SimSun"/>
          <w:sz w:val="24"/>
          <w:szCs w:val="24"/>
        </w:rPr>
        <w:t xml:space="preserve">VLM</w:t>
      </w:r>
      <w:del w:id="615" w:author="校正审阅" w:date="2026-09-28T16:08:16Z" w16du:dateUtc="2026-09-28T16:08:16Z">
        <w:r w:rsidDel="20260928">
          <w:rPr>
            <w:rFonts w:ascii="Times New Roman" w:eastAsia="SimSun" w:hAnsi="SimSun"/>
            <w:sz w:val="24"/>
            <w:szCs w:val="24"/>
          </w:rPr>
          <w:delText xml:space="preserve"> 推理</w:delText>
        </w:r>
      </w:del>
      <w:r w:rsidR="20260928">
        <w:rPr>
          <w:rFonts w:ascii="Times New Roman" w:eastAsia="SimSun" w:hAnsi="SimSun"/>
          <w:sz w:val="24"/>
          <w:szCs w:val="24"/>
        </w:rPr>
        <w:t xml:space="preserve">调用</w:t>
      </w:r>
      <w:ins w:id="593" w:author="校正审阅" w:date="2026-09-28T16:08:16Z" w16du:dateUtc="2026-09-28T16:08:16Z">
        <w:r w:rsidR="20260928">
          <w:rPr>
            <w:rFonts w:ascii="Times New Roman" w:eastAsia="SimSun" w:hAnsi="SimSun"/>
            <w:sz w:val="24"/>
            <w:szCs w:val="24"/>
          </w:rPr>
          <w:t xml:space="preserve">、上下文与多智能体协调开销</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六、可行性分析</w:t>
      </w:r>
    </w:p>
    <w:p>
      <w:pPr>
        <w:pStyle w:val="Heading2"/>
        <w:keepNext/>
        <w:spacing w:after="120" w:before="220" w:line="360" w:lineRule="auto"/>
      </w:pPr>
      <w:r>
        <w:rPr>
          <w:rFonts w:ascii="Times New Roman" w:eastAsia="SimHei" w:hAnsi="SimHei"/>
          <w:b/>
          <w:bCs/>
          <w:color w:val="000000"/>
          <w:sz w:val="28"/>
          <w:szCs w:val="28"/>
        </w:rPr>
        <w:t xml:space="preserve">（一）技术可行性</w:t>
      </w:r>
    </w:p>
    <w:p w:rsidR="20260928" w:rsidRDefault="20260928" w:rsidP="20260928" w14:paraId="2AA9F411" w14:textId="61579B43">
      <w:pPr>
        <w:spacing w:line="360" w:lineRule="auto"/>
        <w:ind w:firstLine="480"/>
        <w:jc w:val="both"/>
      </w:pPr>
      <w:ins w:id="616" w:author="校正审阅" w:date="2026-09-28T16:08:16Z" w16du:dateUtc="2026-09-28T16:08:16Z">
        <w:r w:rsidR="20260928">
          <w:rPr>
            <w:rFonts w:ascii="Times New Roman" w:eastAsia="SimSun" w:hAnsi="SimSun"/>
            <w:sz w:val="24"/>
            <w:szCs w:val="24"/>
          </w:rPr>
          <w:t xml:space="preserve">零训练方案避免</w:t>
        </w:r>
      </w:ins>
      <w:r w:rsidR="20260928">
        <w:rPr>
          <w:rFonts w:ascii="Times New Roman" w:eastAsia="SimSun" w:hAnsi="SimSun"/>
          <w:sz w:val="24"/>
          <w:szCs w:val="24"/>
        </w:rPr>
        <w:t xml:space="preserve">本课题</w:t>
      </w:r>
      <w:del w:id="630" w:author="校正审阅" w:date="2026-09-28T16:08:16Z" w16du:dateUtc="2026-09-28T16:08:16Z">
        <w:r w:rsidDel="20260928">
          <w:rPr>
            <w:rFonts w:ascii="Times New Roman" w:eastAsia="SimSun" w:hAnsi="SimSun"/>
            <w:sz w:val="24"/>
            <w:szCs w:val="24"/>
          </w:rPr>
          <w:delText xml:space="preserve">采用零训练</w:delText>
        </w:r>
      </w:del>
      <w:ins w:id="617" w:author="校正审阅" w:date="2026-09-28T16:08:16Z" w16du:dateUtc="2026-09-28T16:08:16Z">
        <w:r w:rsidR="20260928">
          <w:rPr>
            <w:rFonts w:ascii="Times New Roman" w:eastAsia="SimSun" w:hAnsi="SimSun"/>
            <w:sz w:val="24"/>
            <w:szCs w:val="24"/>
          </w:rPr>
          <w:t xml:space="preserve">方法</w:t>
        </w:r>
      </w:ins>
      <w:r w:rsidR="20260928">
        <w:rPr>
          <w:rFonts w:ascii="Times New Roman" w:eastAsia="SimSun" w:hAnsi="SimSun"/>
          <w:sz w:val="24"/>
          <w:szCs w:val="24"/>
        </w:rPr>
        <w:t xml:space="preserve">的</w:t>
      </w:r>
      <w:del w:id="631" w:author="校正审阅" w:date="2026-09-28T16:08:16Z" w16du:dateUtc="2026-09-28T16:08:16Z">
        <w:r w:rsidDel="20260928">
          <w:rPr>
            <w:rFonts w:ascii="Times New Roman" w:eastAsia="SimSun" w:hAnsi="SimSun"/>
            <w:sz w:val="24"/>
            <w:szCs w:val="24"/>
          </w:rPr>
          <w:delText xml:space="preserve"> Agent 路线，不进行任何模型</w:delText>
        </w:r>
      </w:del>
      <w:r w:rsidR="20260928">
        <w:rPr>
          <w:rFonts w:ascii="Times New Roman" w:eastAsia="SimSun" w:hAnsi="SimSun"/>
          <w:sz w:val="24"/>
          <w:szCs w:val="24"/>
        </w:rPr>
        <w:t xml:space="preserve">参数训练</w:t>
      </w:r>
      <w:del w:id="632" w:author="校正审阅" w:date="2026-09-28T16:08:16Z" w16du:dateUtc="2026-09-28T16:08:16Z">
        <w:r w:rsidDel="20260928">
          <w:rPr>
            <w:rFonts w:ascii="Times New Roman" w:eastAsia="SimSun" w:hAnsi="SimSun"/>
            <w:sz w:val="24"/>
            <w:szCs w:val="24"/>
          </w:rPr>
          <w:delText xml:space="preserve">，对算力要求低，主要资源</w:delText>
        </w:r>
      </w:del>
      <w:r w:rsidR="20260928">
        <w:rPr>
          <w:rFonts w:ascii="Times New Roman" w:eastAsia="SimSun" w:hAnsi="SimSun"/>
          <w:sz w:val="24"/>
          <w:szCs w:val="24"/>
        </w:rPr>
        <w:t xml:space="preserve">开销</w:t>
      </w:r>
      <w:del w:id="633" w:author="校正审阅" w:date="2026-09-28T16:08:16Z" w16du:dateUtc="2026-09-28T16:08:16Z">
        <w:r w:rsidDel="20260928">
          <w:rPr>
            <w:rFonts w:ascii="Times New Roman" w:eastAsia="SimSun" w:hAnsi="SimSun"/>
            <w:sz w:val="24"/>
            <w:szCs w:val="24"/>
          </w:rPr>
          <w:delText xml:space="preserve">为 </w:delText>
        </w:r>
      </w:del>
      <w:ins w:id="618" w:author="校正审阅" w:date="2026-09-28T16:08:16Z" w16du:dateUtc="2026-09-28T16:08:16Z">
        <w:r w:rsidR="20260928">
          <w:rPr>
            <w:rFonts w:ascii="Times New Roman" w:eastAsia="SimSun" w:hAnsi="SimSun"/>
            <w:sz w:val="24"/>
            <w:szCs w:val="24"/>
          </w:rPr>
          <w:t xml:space="preserve">，但</w:t>
        </w:r>
      </w:ins>
      <w:r w:rsidR="20260928">
        <w:rPr>
          <w:rFonts w:ascii="Times New Roman" w:eastAsia="SimSun" w:hAnsi="SimSun"/>
          <w:sz w:val="24"/>
          <w:szCs w:val="24"/>
        </w:rPr>
        <w:t xml:space="preserve">VLM</w:t>
      </w:r>
      <w:del w:id="634" w:author="校正审阅" w:date="2026-09-28T16:08:16Z" w16du:dateUtc="2026-09-28T16:08:16Z">
        <w:r w:rsidDel="20260928">
          <w:rPr>
            <w:rFonts w:ascii="Times New Roman" w:eastAsia="SimSun" w:hAnsi="SimSun"/>
            <w:sz w:val="24"/>
            <w:szCs w:val="24"/>
          </w:rPr>
          <w:delText xml:space="preserve"> 推理</w:delText>
        </w:r>
      </w:del>
      <w:ins w:id="619" w:author="校正审阅" w:date="2026-09-28T16:08:16Z" w16du:dateUtc="2026-09-28T16:08:16Z">
        <w:r w:rsidR="20260928">
          <w:rPr>
            <w:rFonts w:ascii="Times New Roman" w:eastAsia="SimSun" w:hAnsi="SimSun"/>
            <w:sz w:val="24"/>
            <w:szCs w:val="24"/>
          </w:rPr>
          <w:t xml:space="preserve">显存、</w:t>
        </w:r>
      </w:ins>
      <w:r w:rsidR="20260928">
        <w:rPr>
          <w:rFonts w:ascii="Times New Roman" w:eastAsia="SimSun" w:hAnsi="SimSun"/>
          <w:sz w:val="24"/>
          <w:szCs w:val="24"/>
        </w:rPr>
        <w:t xml:space="preserve">调用</w:t>
      </w:r>
      <w:del w:id="635" w:author="校正审阅" w:date="2026-09-28T16:08:16Z" w16du:dateUtc="2026-09-28T16:08:16Z">
        <w:r w:rsidDel="20260928">
          <w:rPr>
            <w:rFonts w:ascii="Times New Roman" w:eastAsia="SimSun" w:hAnsi="SimSun"/>
            <w:sz w:val="24"/>
            <w:szCs w:val="24"/>
          </w:rPr>
          <w:delText xml:space="preserve">（商</w:delText>
        </w:r>
      </w:del>
      <w:ins w:id="620" w:author="校正审阅" w:date="2026-09-28T16:08:16Z" w16du:dateUtc="2026-09-28T16:08:16Z">
        <w:r w:rsidR="20260928">
          <w:rPr>
            <w:rFonts w:ascii="Times New Roman" w:eastAsia="SimSun" w:hAnsi="SimSun"/>
            <w:sz w:val="24"/>
            <w:szCs w:val="24"/>
          </w:rPr>
          <w:t xml:space="preserve">费</w:t>
        </w:r>
      </w:ins>
      <w:r w:rsidR="20260928">
        <w:rPr>
          <w:rFonts w:ascii="Times New Roman" w:eastAsia="SimSun" w:hAnsi="SimSun"/>
          <w:sz w:val="24"/>
          <w:szCs w:val="24"/>
        </w:rPr>
        <w:t xml:space="preserve">用</w:t>
      </w:r>
      <w:del w:id="636" w:author="校正审阅" w:date="2026-09-28T16:08:16Z" w16du:dateUtc="2026-09-28T16:08:16Z">
        <w:r w:rsidDel="20260928">
          <w:rPr>
            <w:rFonts w:ascii="Times New Roman" w:eastAsia="SimSun" w:hAnsi="SimSun"/>
            <w:sz w:val="24"/>
            <w:szCs w:val="24"/>
          </w:rPr>
          <w:delText xml:space="preserve"> API 或本地开源模型均可）；网格化</w:delText>
        </w:r>
      </w:del>
      <w:ins w:id="621" w:author="校正审阅" w:date="2026-09-28T16:08:16Z" w16du:dateUtc="2026-09-28T16:08:16Z">
        <w:r w:rsidR="20260928">
          <w:rPr>
            <w:rFonts w:ascii="Times New Roman" w:eastAsia="SimSun" w:hAnsi="SimSun"/>
            <w:sz w:val="24"/>
            <w:szCs w:val="24"/>
          </w:rPr>
          <w:t xml:space="preserve">和时延仍需</w:t>
        </w:r>
      </w:ins>
      <w:r w:rsidR="20260928">
        <w:rPr>
          <w:rFonts w:ascii="Times New Roman" w:eastAsia="SimSun" w:hAnsi="SimSun"/>
          <w:sz w:val="24"/>
          <w:szCs w:val="24"/>
        </w:rPr>
        <w:t xml:space="preserve">实</w:t>
      </w:r>
      <w:del w:id="637" w:author="校正审阅" w:date="2026-09-28T16:08:16Z" w16du:dateUtc="2026-09-28T16:08:16Z">
        <w:r w:rsidDel="20260928">
          <w:rPr>
            <w:rFonts w:ascii="Times New Roman" w:eastAsia="SimSun" w:hAnsi="SimSun"/>
            <w:sz w:val="24"/>
            <w:szCs w:val="24"/>
          </w:rPr>
          <w:delText xml:space="preserve">验平台基于 </w:delText>
        </w:r>
      </w:del>
      <w:ins w:id="622" w:author="校正审阅" w:date="2026-09-28T16:08:16Z" w16du:dateUtc="2026-09-28T16:08:16Z">
        <w:r w:rsidR="20260928">
          <w:rPr>
            <w:rFonts w:ascii="Times New Roman" w:eastAsia="SimSun" w:hAnsi="SimSun"/>
            <w:sz w:val="24"/>
            <w:szCs w:val="24"/>
          </w:rPr>
          <w:t xml:space="preserve">测。</w:t>
        </w:r>
      </w:ins>
      <w:r w:rsidR="20260928">
        <w:rPr>
          <w:rFonts w:ascii="Times New Roman" w:eastAsia="SimSun" w:hAnsi="SimSun"/>
          <w:sz w:val="24"/>
          <w:szCs w:val="24"/>
        </w:rPr>
        <w:t xml:space="preserve">Python</w:t>
      </w:r>
      <w:del w:id="638" w:author="校正审阅" w:date="2026-09-28T16:08:16Z" w16du:dateUtc="2026-09-28T16:08:16Z">
        <w:r w:rsidDel="20260928">
          <w:rPr>
            <w:rFonts w:ascii="Times New Roman" w:eastAsia="SimSun" w:hAnsi="SimSun"/>
            <w:sz w:val="24"/>
            <w:szCs w:val="24"/>
          </w:rPr>
          <w:delText xml:space="preserve"> </w:delText>
        </w:r>
      </w:del>
      <w:ins w:id="623" w:author="校正审阅" w:date="2026-09-28T16:08:16Z" w16du:dateUtc="2026-09-28T16:08:16Z">
        <w:r w:rsidR="20260928">
          <w:rPr>
            <w:rFonts w:ascii="Times New Roman" w:eastAsia="SimSun" w:hAnsi="SimSun"/>
            <w:sz w:val="24"/>
            <w:szCs w:val="24"/>
          </w:rPr>
          <w:t xml:space="preserve">网格环境与模块化接口有利于控制</w:t>
        </w:r>
      </w:ins>
      <w:r w:rsidR="20260928">
        <w:rPr>
          <w:rFonts w:ascii="Times New Roman" w:eastAsia="SimSun" w:hAnsi="SimSun"/>
          <w:sz w:val="24"/>
          <w:szCs w:val="24"/>
        </w:rPr>
        <w:t xml:space="preserve">实</w:t>
      </w:r>
      <w:del w:id="639" w:author="校正审阅" w:date="2026-09-28T16:08:16Z" w16du:dateUtc="2026-09-28T16:08:16Z">
        <w:r w:rsidDel="20260928">
          <w:rPr>
            <w:rFonts w:ascii="Times New Roman" w:eastAsia="SimSun" w:hAnsi="SimSun"/>
            <w:sz w:val="24"/>
            <w:szCs w:val="24"/>
          </w:rPr>
          <w:delText xml:space="preserve">现，技术成熟；参照系统 </w:delText>
        </w:r>
      </w:del>
      <w:ins w:id="624" w:author="校正审阅" w:date="2026-09-28T16:08:16Z" w16du:dateUtc="2026-09-28T16:08:16Z">
        <w:r w:rsidR="20260928">
          <w:rPr>
            <w:rFonts w:ascii="Times New Roman" w:eastAsia="SimSun" w:hAnsi="SimSun"/>
            <w:sz w:val="24"/>
            <w:szCs w:val="24"/>
          </w:rPr>
          <w:t xml:space="preserve">验条件。</w:t>
        </w:r>
      </w:ins>
      <w:r w:rsidR="20260928">
        <w:rPr>
          <w:rFonts w:ascii="Times New Roman" w:eastAsia="SimSun" w:hAnsi="SimSun"/>
          <w:sz w:val="24"/>
          <w:szCs w:val="24"/>
        </w:rPr>
        <w:t xml:space="preserve">GOMAA-Geo</w:t>
      </w:r>
      <w:del w:id="640" w:author="校正审阅" w:date="2026-09-28T16:08:16Z" w16du:dateUtc="2026-09-28T16:08:16Z">
        <w:r w:rsidDel="20260928">
          <w:rPr>
            <w:rFonts w:ascii="Times New Roman" w:eastAsia="SimSun" w:hAnsi="SimSun"/>
            <w:sz w:val="24"/>
            <w:szCs w:val="24"/>
          </w:rPr>
          <w:delText xml:space="preserve"> 已开</w:delText>
        </w:r>
      </w:del>
      <w:ins w:id="625" w:author="校正审阅" w:date="2026-09-28T16:08:16Z" w16du:dateUtc="2026-09-28T16:08:16Z">
        <w:r w:rsidR="20260928">
          <w:rPr>
            <w:rFonts w:ascii="Times New Roman" w:eastAsia="SimSun" w:hAnsi="SimSun"/>
            <w:sz w:val="24"/>
            <w:szCs w:val="24"/>
          </w:rPr>
          <w:t xml:space="preserve">官方</w:t>
        </w:r>
      </w:ins>
      <w:r w:rsidR="20260928">
        <w:rPr>
          <w:rFonts w:ascii="Times New Roman" w:eastAsia="SimSun" w:hAnsi="SimSun"/>
          <w:sz w:val="24"/>
          <w:szCs w:val="24"/>
        </w:rPr>
        <w:t xml:space="preserve">源</w:t>
      </w:r>
      <w:ins w:id="626" w:author="校正审阅" w:date="2026-09-28T16:08:16Z" w16du:dateUtc="2026-09-28T16:08:16Z">
        <w:r w:rsidR="20260928">
          <w:rPr>
            <w:rFonts w:ascii="Times New Roman" w:eastAsia="SimSun" w:hAnsi="SimSun"/>
            <w:sz w:val="24"/>
            <w:szCs w:val="24"/>
          </w:rPr>
          <w:t xml:space="preserve">码</w:t>
        </w:r>
      </w:ins>
      <w:r w:rsidR="20260928">
        <w:rPr>
          <w:rFonts w:ascii="Times New Roman" w:eastAsia="SimSun" w:hAnsi="SimSun"/>
          <w:sz w:val="24"/>
          <w:szCs w:val="24"/>
        </w:rPr>
        <w:t xml:space="preserve">（github.com/mvrl/GOMAA-Geo）</w:t>
      </w:r>
      <w:ins w:id="627" w:author="校正审阅" w:date="2026-09-28T16:08:16Z" w16du:dateUtc="2026-09-28T16:08:16Z">
        <w:r w:rsidR="20260928">
          <w:rPr>
            <w:rFonts w:ascii="Times New Roman" w:eastAsia="SimSun" w:hAnsi="SimSun"/>
            <w:sz w:val="24"/>
            <w:szCs w:val="24"/>
          </w:rPr>
          <w:t xml:space="preserve">可供核对数据处理、预训练与PPO评测流程；使用其权重与对照结果仍需核实版本、训练数据和测试协议</w:t>
        </w:r>
      </w:ins>
      <w:r w:rsidR="20260928">
        <w:rPr>
          <w:rFonts w:ascii="Times New Roman" w:eastAsia="SimSun" w:hAnsi="SimSun"/>
          <w:sz w:val="24"/>
          <w:szCs w:val="24"/>
        </w:rPr>
        <w:t xml:space="preserve">，</w:t>
      </w:r>
      <w:del w:id="641" w:author="校正审阅" w:date="2026-09-28T16:08:16Z" w16du:dateUtc="2026-09-28T16:08:16Z">
        <w:r w:rsidDel="20260928">
          <w:rPr>
            <w:rFonts w:ascii="Times New Roman" w:eastAsia="SimSun" w:hAnsi="SimSun"/>
            <w:sz w:val="24"/>
            <w:szCs w:val="24"/>
          </w:rPr>
          <w:delText xml:space="preserve">其</w:delText>
        </w:r>
      </w:del>
      <w:ins w:id="628" w:author="校正审阅" w:date="2026-09-28T16:08:16Z" w16du:dateUtc="2026-09-28T16:08:16Z">
        <w:r w:rsidR="20260928">
          <w:rPr>
            <w:rFonts w:ascii="Times New Roman" w:eastAsia="SimSun" w:hAnsi="SimSun"/>
            <w:sz w:val="24"/>
            <w:szCs w:val="24"/>
          </w:rPr>
          <w:t xml:space="preserve">不能视为可直接复用的多</w:t>
        </w:r>
      </w:ins>
      <w:r w:rsidR="20260928">
        <w:rPr>
          <w:rFonts w:ascii="Times New Roman" w:eastAsia="SimSun" w:hAnsi="SimSun"/>
          <w:sz w:val="24"/>
          <w:szCs w:val="24"/>
        </w:rPr>
        <w:t xml:space="preserve">智能体</w:t>
      </w:r>
      <w:del w:id="642" w:author="校正审阅" w:date="2026-09-28T16:08:16Z" w16du:dateUtc="2026-09-28T16:08:16Z">
        <w:r w:rsidDel="20260928">
          <w:rPr>
            <w:rFonts w:ascii="Times New Roman" w:eastAsia="SimSun" w:hAnsi="SimSun"/>
            <w:sz w:val="24"/>
            <w:szCs w:val="24"/>
          </w:rPr>
          <w:delText xml:space="preserve">架构与评测协议可直接参考，显著降低实现风险</w:delText>
        </w:r>
      </w:del>
      <w:ins w:id="629" w:author="校正审阅" w:date="2026-09-28T16:08:16Z" w16du:dateUtc="2026-09-28T16:08:16Z">
        <w:r w:rsidR="20260928">
          <w:rPr>
            <w:rFonts w:ascii="Times New Roman" w:eastAsia="SimSun" w:hAnsi="SimSun"/>
            <w:sz w:val="24"/>
            <w:szCs w:val="24"/>
          </w:rPr>
          <w:t xml:space="preserve">系统</w:t>
        </w:r>
      </w:ins>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（二）数据可行性</w:t>
      </w:r>
    </w:p>
    <w:p w:rsidR="20260928" w:rsidRDefault="20260928" w:rsidP="20260928" w14:paraId="16F81514" w14:textId="36CF3C48">
      <w:pPr>
        <w:spacing w:line="360" w:lineRule="auto"/>
        <w:ind w:firstLine="480"/>
        <w:jc w:val="both"/>
      </w:pPr>
      <w:del w:id="650" w:author="校正审阅" w:date="2026-09-28T16:08:16Z" w16du:dateUtc="2026-09-28T16:08:16Z">
        <w:r w:rsidDel="20260928">
          <w:rPr>
            <w:rFonts w:ascii="Times New Roman" w:eastAsia="SimSun" w:hAnsi="SimSun"/>
            <w:sz w:val="24"/>
            <w:szCs w:val="24"/>
          </w:rPr>
          <w:delText xml:space="preserve">实验全部基于</w:delText>
        </w:r>
      </w:del>
      <w:ins w:id="643" w:author="校正审阅" w:date="2026-09-28T16:08:16Z" w16du:dateUtc="2026-09-28T16:08:16Z">
        <w:r w:rsidR="20260928">
          <w:rPr>
            <w:rFonts w:ascii="Times New Roman" w:eastAsia="SimSun" w:hAnsi="SimSun"/>
            <w:sz w:val="24"/>
            <w:szCs w:val="24"/>
          </w:rPr>
          <w:t xml:space="preserve">候选数据来自</w:t>
        </w:r>
      </w:ins>
      <w:r w:rsidR="20260928">
        <w:rPr>
          <w:rFonts w:ascii="Times New Roman" w:eastAsia="SimSun" w:hAnsi="SimSun"/>
          <w:sz w:val="24"/>
          <w:szCs w:val="24"/>
        </w:rPr>
        <w:t xml:space="preserve">公开</w:t>
      </w:r>
      <w:ins w:id="644" w:author="校正审阅" w:date="2026-09-28T16:08:16Z" w16du:dateUtc="2026-09-28T16:08:16Z">
        <w:r w:rsidR="20260928">
          <w:rPr>
            <w:rFonts w:ascii="Times New Roman" w:eastAsia="SimSun" w:hAnsi="SimSun"/>
            <w:sz w:val="24"/>
            <w:szCs w:val="24"/>
          </w:rPr>
          <w:t xml:space="preserve">资源，但“公开”不等于已完整取得或划分一致。当前本地Masa为训练137、验证4、测试10幅；GeoExplorer论文描述1188幅及70%/15%/15%划分，二者来源差异尚未查明，不能称本地</w:t>
        </w:r>
      </w:ins>
      <w:r w:rsidR="20260928">
        <w:rPr>
          <w:rFonts w:ascii="Times New Roman" w:eastAsia="SimSun" w:hAnsi="SimSun"/>
          <w:sz w:val="24"/>
          <w:szCs w:val="24"/>
        </w:rPr>
        <w:t xml:space="preserve">数据</w:t>
      </w:r>
      <w:del w:id="651" w:author="校正审阅" w:date="2026-09-28T16:08:16Z" w16du:dateUtc="2026-09-28T16:08:16Z">
        <w:r w:rsidDel="20260928">
          <w:rPr>
            <w:rFonts w:ascii="Times New Roman" w:eastAsia="SimSun" w:hAnsi="SimSun"/>
            <w:sz w:val="24"/>
            <w:szCs w:val="24"/>
          </w:rPr>
          <w:delText xml:space="preserve">集（MASA、MM-GAG、SwissView、xBD），已与指导教师确认无需自行采集构建</w:delText>
        </w:r>
      </w:del>
      <w:ins w:id="645" w:author="校正审阅" w:date="2026-09-28T16:08:16Z" w16du:dateUtc="2026-09-28T16:08:16Z">
        <w:r w:rsidR="20260928">
          <w:rPr>
            <w:rFonts w:ascii="Times New Roman" w:eastAsia="SimSun" w:hAnsi="SimSun"/>
            <w:sz w:val="24"/>
            <w:szCs w:val="24"/>
          </w:rPr>
          <w:t xml:space="preserve">为作者内部重切版。拟保留本地</w:t>
        </w:r>
      </w:ins>
      <w:r w:rsidR="20260928">
        <w:rPr>
          <w:rFonts w:ascii="Times New Roman" w:eastAsia="SimSun" w:hAnsi="SimSun"/>
          <w:sz w:val="24"/>
          <w:szCs w:val="24"/>
        </w:rPr>
        <w:t xml:space="preserve">数据</w:t>
      </w:r>
      <w:del w:id="652" w:author="校正审阅" w:date="2026-09-28T16:08:16Z" w16du:dateUtc="2026-09-28T16:08:16Z">
        <w:r w:rsidDel="20260928">
          <w:rPr>
            <w:rFonts w:ascii="Times New Roman" w:eastAsia="SimSun" w:hAnsi="SimSun"/>
            <w:sz w:val="24"/>
            <w:szCs w:val="24"/>
          </w:rPr>
          <w:delText xml:space="preserve">集</w:delText>
        </w:r>
      </w:del>
      <w:ins w:id="646" w:author="校正审阅" w:date="2026-09-28T16:08:16Z" w16du:dateUtc="2026-09-28T16:08:16Z">
        <w:r w:rsidR="20260928">
          <w:rPr>
            <w:rFonts w:ascii="Times New Roman" w:eastAsia="SimSun" w:hAnsi="SimSun"/>
            <w:sz w:val="24"/>
            <w:szCs w:val="24"/>
          </w:rPr>
          <w:t xml:space="preserve">版本标识并核查区域重叠</w:t>
        </w:r>
      </w:ins>
      <w:r w:rsidR="20260928">
        <w:rPr>
          <w:rFonts w:ascii="Times New Roman" w:eastAsia="SimSun" w:hAnsi="SimSun"/>
          <w:sz w:val="24"/>
          <w:szCs w:val="24"/>
        </w:rPr>
        <w:t xml:space="preserve">；</w:t>
      </w:r>
      <w:del w:id="653" w:author="校正审阅" w:date="2026-09-28T16:08:16Z" w16du:dateUtc="2026-09-28T16:08:16Z">
        <w:r w:rsidDel="20260928">
          <w:rPr>
            <w:rFonts w:ascii="Times New Roman" w:eastAsia="SimSun" w:hAnsi="SimSun"/>
            <w:sz w:val="24"/>
            <w:szCs w:val="24"/>
          </w:rPr>
          <w:delText xml:space="preserve">上述数据集</w:delText>
        </w:r>
      </w:del>
      <w:ins w:id="647" w:author="校正审阅" w:date="2026-09-28T16:08:16Z" w16du:dateUtc="2026-09-28T16:08:16Z">
        <w:r w:rsidR="20260928">
          <w:rPr>
            <w:rFonts w:ascii="Times New Roman" w:eastAsia="SimSun" w:hAnsi="SimSun"/>
            <w:sz w:val="24"/>
            <w:szCs w:val="24"/>
          </w:rPr>
          <w:t xml:space="preserve">在完成溯源前只做本地协议内对比，不</w:t>
        </w:r>
      </w:ins>
      <w:r w:rsidR="20260928">
        <w:rPr>
          <w:rFonts w:ascii="Times New Roman" w:eastAsia="SimSun" w:hAnsi="SimSun"/>
          <w:sz w:val="24"/>
          <w:szCs w:val="24"/>
        </w:rPr>
        <w:t xml:space="preserve">与</w:t>
      </w:r>
      <w:del w:id="654" w:author="校正审阅" w:date="2026-09-28T16:08:16Z" w16du:dateUtc="2026-09-28T16:08:16Z">
        <w:r w:rsidDel="20260928">
          <w:rPr>
            <w:rFonts w:ascii="Times New Roman" w:eastAsia="SimSun" w:hAnsi="SimSun"/>
            <w:sz w:val="24"/>
            <w:szCs w:val="24"/>
          </w:rPr>
          <w:delText xml:space="preserve">三篇核心</w:delText>
        </w:r>
      </w:del>
      <w:r w:rsidR="20260928">
        <w:rPr>
          <w:rFonts w:ascii="Times New Roman" w:eastAsia="SimSun" w:hAnsi="SimSun"/>
          <w:sz w:val="24"/>
          <w:szCs w:val="24"/>
        </w:rPr>
        <w:t xml:space="preserve">论文</w:t>
      </w:r>
      <w:del w:id="655" w:author="校正审阅" w:date="2026-09-28T16:08:16Z" w16du:dateUtc="2026-09-28T16:08:16Z">
        <w:r w:rsidDel="20260928">
          <w:rPr>
            <w:rFonts w:ascii="Times New Roman" w:eastAsia="SimSun" w:hAnsi="SimSun"/>
            <w:sz w:val="24"/>
            <w:szCs w:val="24"/>
          </w:rPr>
          <w:delText xml:space="preserve">的评测协议一致，实验结果可与已有工作</w:delText>
        </w:r>
      </w:del>
      <w:ins w:id="648" w:author="校正审阅" w:date="2026-09-28T16:08:16Z" w16du:dateUtc="2026-09-28T16:08:16Z">
        <w:r w:rsidR="20260928">
          <w:rPr>
            <w:rFonts w:ascii="Times New Roman" w:eastAsia="SimSun" w:hAnsi="SimSun"/>
            <w:sz w:val="24"/>
            <w:szCs w:val="24"/>
          </w:rPr>
          <w:t xml:space="preserve">值</w:t>
        </w:r>
      </w:ins>
      <w:r w:rsidR="20260928">
        <w:rPr>
          <w:rFonts w:ascii="Times New Roman" w:eastAsia="SimSun" w:hAnsi="SimSun"/>
          <w:sz w:val="24"/>
          <w:szCs w:val="24"/>
        </w:rPr>
        <w:t xml:space="preserve">直接</w:t>
      </w:r>
      <w:del w:id="656" w:author="校正审阅" w:date="2026-09-28T16:08:16Z" w16du:dateUtc="2026-09-28T16:08:16Z">
        <w:r w:rsidDel="20260928">
          <w:rPr>
            <w:rFonts w:ascii="Times New Roman" w:eastAsia="SimSun" w:hAnsi="SimSun"/>
            <w:sz w:val="24"/>
            <w:szCs w:val="24"/>
          </w:rPr>
          <w:delText xml:space="preserve">对比</w:delText>
        </w:r>
      </w:del>
      <w:ins w:id="649" w:author="校正审阅" w:date="2026-09-28T16:08:16Z" w16du:dateUtc="2026-09-28T16:08:16Z">
        <w:r w:rsidR="20260928">
          <w:rPr>
            <w:rFonts w:ascii="Times New Roman" w:eastAsia="SimSun" w:hAnsi="SimSun"/>
            <w:sz w:val="24"/>
            <w:szCs w:val="24"/>
          </w:rPr>
          <w:t xml:space="preserve">声明提升</w:t>
        </w:r>
      </w:ins>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（三）团队与时间可行性</w:t>
      </w:r>
    </w:p>
    <w:p w:rsidR="20260928" w:rsidRDefault="20260928" w:rsidP="20260928" w14:paraId="30FF075B" w14:textId="0F226FB5">
      <w:pPr>
        <w:spacing w:line="360" w:lineRule="auto"/>
        <w:ind w:firstLine="480"/>
        <w:jc w:val="both"/>
      </w:pPr>
      <w:del w:id="668" w:author="校正审阅" w:date="2026-09-28T16:08:16Z" w16du:dateUtc="2026-09-28T16:08:16Z">
        <w:r w:rsidDel="20260928">
          <w:rPr>
            <w:rFonts w:ascii="Times New Roman" w:eastAsia="SimSun" w:hAnsi="SimSun"/>
            <w:sz w:val="24"/>
            <w:szCs w:val="24"/>
          </w:rPr>
          <w:delText xml:space="preserve">小组</w:delText>
        </w:r>
      </w:del>
      <w:r w:rsidR="20260928">
        <w:rPr>
          <w:rFonts w:ascii="Times New Roman" w:eastAsia="SimSun" w:hAnsi="SimSun"/>
          <w:sz w:val="24"/>
          <w:szCs w:val="24"/>
        </w:rPr>
        <w:t xml:space="preserve">三人</w:t>
      </w:r>
      <w:del w:id="669" w:author="校正审阅" w:date="2026-09-28T16:08:16Z" w16du:dateUtc="2026-09-28T16:08:16Z">
        <w:r w:rsidDel="20260928">
          <w:rPr>
            <w:rFonts w:ascii="Times New Roman" w:eastAsia="SimSun" w:hAnsi="SimSun"/>
            <w:sz w:val="24"/>
            <w:szCs w:val="24"/>
          </w:rPr>
          <w:delText xml:space="preserve">分工</w:delText>
        </w:r>
      </w:del>
      <w:ins w:id="657" w:author="校正审阅" w:date="2026-09-28T16:08:16Z" w16du:dateUtc="2026-09-28T16:08:16Z">
        <w:r w:rsidR="20260928">
          <w:rPr>
            <w:rFonts w:ascii="Times New Roman" w:eastAsia="SimSun" w:hAnsi="SimSun"/>
            <w:sz w:val="24"/>
            <w:szCs w:val="24"/>
          </w:rPr>
          <w:t xml:space="preserve">拟</w:t>
        </w:r>
      </w:ins>
      <w:r w:rsidR="20260928">
        <w:rPr>
          <w:rFonts w:ascii="Times New Roman" w:eastAsia="SimSun" w:hAnsi="SimSun"/>
          <w:sz w:val="24"/>
          <w:szCs w:val="24"/>
        </w:rPr>
        <w:t xml:space="preserve">分别</w:t>
      </w:r>
      <w:del w:id="670" w:author="校正审阅" w:date="2026-09-28T16:08:16Z" w16du:dateUtc="2026-09-28T16:08:16Z">
        <w:r w:rsidDel="20260928">
          <w:rPr>
            <w:rFonts w:ascii="Times New Roman" w:eastAsia="SimSun" w:hAnsi="SimSun"/>
            <w:sz w:val="24"/>
            <w:szCs w:val="24"/>
          </w:rPr>
          <w:delText xml:space="preserve">覆盖</w:delText>
        </w:r>
      </w:del>
      <w:ins w:id="658" w:author="校正审阅" w:date="2026-09-28T16:08:16Z" w16du:dateUtc="2026-09-28T16:08:16Z">
        <w:r w:rsidR="20260928">
          <w:rPr>
            <w:rFonts w:ascii="Times New Roman" w:eastAsia="SimSun" w:hAnsi="SimSun"/>
            <w:sz w:val="24"/>
            <w:szCs w:val="24"/>
          </w:rPr>
          <w:t xml:space="preserve">负责</w:t>
        </w:r>
      </w:ins>
      <w:r w:rsidR="20260928">
        <w:rPr>
          <w:rFonts w:ascii="Times New Roman" w:eastAsia="SimSun" w:hAnsi="SimSun"/>
          <w:sz w:val="24"/>
          <w:szCs w:val="24"/>
        </w:rPr>
        <w:t xml:space="preserve">实验平台、记忆机制</w:t>
      </w:r>
      <w:del w:id="671" w:author="校正审阅" w:date="2026-09-28T16:08:16Z" w16du:dateUtc="2026-09-28T16:08:16Z">
        <w:r w:rsidDel="20260928">
          <w:rPr>
            <w:rFonts w:ascii="Times New Roman" w:eastAsia="SimSun" w:hAnsi="SimSun"/>
            <w:sz w:val="24"/>
            <w:szCs w:val="24"/>
          </w:rPr>
          <w:delText xml:space="preserve">、</w:delText>
        </w:r>
      </w:del>
      <w:ins w:id="659" w:author="校正审阅" w:date="2026-09-28T16:08:16Z" w16du:dateUtc="2026-09-28T16:08:16Z">
        <w:r w:rsidR="20260928">
          <w:rPr>
            <w:rFonts w:ascii="Times New Roman" w:eastAsia="SimSun" w:hAnsi="SimSun"/>
            <w:sz w:val="24"/>
            <w:szCs w:val="24"/>
          </w:rPr>
          <w:t xml:space="preserve">与</w:t>
        </w:r>
      </w:ins>
      <w:r w:rsidR="20260928">
        <w:rPr>
          <w:rFonts w:ascii="Times New Roman" w:eastAsia="SimSun" w:hAnsi="SimSun"/>
          <w:sz w:val="24"/>
          <w:szCs w:val="24"/>
        </w:rPr>
        <w:t xml:space="preserve">搜索策略</w:t>
      </w:r>
      <w:del w:id="672" w:author="校正审阅" w:date="2026-09-28T16:08:16Z" w16du:dateUtc="2026-09-28T16:08:16Z">
        <w:r w:rsidDel="20260928">
          <w:rPr>
            <w:rFonts w:ascii="Times New Roman" w:eastAsia="SimSun" w:hAnsi="SimSun"/>
            <w:sz w:val="24"/>
            <w:szCs w:val="24"/>
          </w:rPr>
          <w:delText xml:space="preserve">三个核心模块</w:delText>
        </w:r>
      </w:del>
      <w:r w:rsidR="20260928">
        <w:rPr>
          <w:rFonts w:ascii="Times New Roman" w:eastAsia="SimSun" w:hAnsi="SimSun"/>
          <w:sz w:val="24"/>
          <w:szCs w:val="24"/>
        </w:rPr>
        <w:t xml:space="preserve">，</w:t>
      </w:r>
      <w:del w:id="673" w:author="校正审阅" w:date="2026-09-28T16:08:16Z" w16du:dateUtc="2026-09-28T16:08:16Z">
        <w:r w:rsidDel="20260928">
          <w:rPr>
            <w:rFonts w:ascii="Times New Roman" w:eastAsia="SimSun" w:hAnsi="SimSun"/>
            <w:sz w:val="24"/>
            <w:szCs w:val="24"/>
          </w:rPr>
          <w:delText xml:space="preserve">与研究内容一一对应；</w:delText>
        </w:r>
      </w:del>
      <w:ins w:id="660" w:author="校正审阅" w:date="2026-09-28T16:08:16Z" w16du:dateUtc="2026-09-28T16:08:16Z">
        <w:r w:rsidR="20260928">
          <w:rPr>
            <w:rFonts w:ascii="Times New Roman" w:eastAsia="SimSun" w:hAnsi="SimSun"/>
            <w:sz w:val="24"/>
            <w:szCs w:val="24"/>
          </w:rPr>
          <w:t xml:space="preserve">按</w:t>
        </w:r>
      </w:ins>
      <w:r w:rsidR="20260928">
        <w:rPr>
          <w:rFonts w:ascii="Times New Roman" w:eastAsia="SimSun" w:hAnsi="SimSun"/>
          <w:sz w:val="24"/>
          <w:szCs w:val="24"/>
        </w:rPr>
        <w:t xml:space="preserve">18</w:t>
      </w:r>
      <w:del w:id="674" w:author="校正审阅" w:date="2026-09-28T16:08:16Z" w16du:dateUtc="2026-09-28T16:08:16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周</w:t>
      </w:r>
      <w:del w:id="675" w:author="校正审阅" w:date="2026-09-28T16:08:16Z" w16du:dateUtc="2026-09-28T16:08:16Z">
        <w:r w:rsidDel="20260928">
          <w:rPr>
            <w:rFonts w:ascii="Times New Roman" w:eastAsia="SimSun" w:hAnsi="SimSun"/>
            <w:sz w:val="24"/>
            <w:szCs w:val="24"/>
          </w:rPr>
          <w:delText xml:space="preserve">进度按“平台—框架—创新—评测—报告”推进并</w:delText>
        </w:r>
      </w:del>
      <w:ins w:id="661" w:author="校正审阅" w:date="2026-09-28T16:08:16Z" w16du:dateUtc="2026-09-28T16:08:16Z">
        <w:r w:rsidR="20260928">
          <w:rPr>
            <w:rFonts w:ascii="Times New Roman" w:eastAsia="SimSun" w:hAnsi="SimSun"/>
            <w:sz w:val="24"/>
            <w:szCs w:val="24"/>
          </w:rPr>
          <w:t xml:space="preserve">教学安排</w:t>
        </w:r>
      </w:ins>
      <w:r w:rsidR="20260928">
        <w:rPr>
          <w:rFonts w:ascii="Times New Roman" w:eastAsia="SimSun" w:hAnsi="SimSun"/>
          <w:sz w:val="24"/>
          <w:szCs w:val="24"/>
        </w:rPr>
        <w:t xml:space="preserve">设置六个里程碑</w:t>
      </w:r>
      <w:del w:id="676" w:author="校正审阅" w:date="2026-09-28T16:08:16Z" w16du:dateUtc="2026-09-28T16:08:16Z">
        <w:r w:rsidDel="20260928">
          <w:rPr>
            <w:rFonts w:ascii="Times New Roman" w:eastAsia="SimSun" w:hAnsi="SimSun"/>
            <w:sz w:val="24"/>
            <w:szCs w:val="24"/>
          </w:rPr>
          <w:delText xml:space="preserve">，中期检查前</w:delText>
        </w:r>
      </w:del>
      <w:ins w:id="662" w:author="校正审阅" w:date="2026-09-28T16:08:16Z" w16du:dateUtc="2026-09-28T16:08:16Z">
        <w:r w:rsidR="20260928">
          <w:rPr>
            <w:rFonts w:ascii="Times New Roman" w:eastAsia="SimSun" w:hAnsi="SimSun"/>
            <w:sz w:val="24"/>
            <w:szCs w:val="24"/>
          </w:rPr>
          <w:t xml:space="preserve">。先</w:t>
        </w:r>
      </w:ins>
      <w:r w:rsidR="20260928">
        <w:rPr>
          <w:rFonts w:ascii="Times New Roman" w:eastAsia="SimSun" w:hAnsi="SimSun"/>
          <w:sz w:val="24"/>
          <w:szCs w:val="24"/>
        </w:rPr>
        <w:t xml:space="preserve">完成</w:t>
      </w:r>
      <w:ins w:id="663" w:author="校正审阅" w:date="2026-09-28T16:08:16Z" w16du:dateUtc="2026-09-28T16:08:16Z">
        <w:r w:rsidR="20260928">
          <w:rPr>
            <w:rFonts w:ascii="Times New Roman" w:eastAsia="SimSun" w:hAnsi="SimSun"/>
            <w:sz w:val="24"/>
            <w:szCs w:val="24"/>
          </w:rPr>
          <w:t xml:space="preserve">协议与</w:t>
        </w:r>
      </w:ins>
      <w:r w:rsidR="20260928">
        <w:rPr>
          <w:rFonts w:ascii="Times New Roman" w:eastAsia="SimSun" w:hAnsi="SimSun"/>
          <w:sz w:val="24"/>
          <w:szCs w:val="24"/>
        </w:rPr>
        <w:t xml:space="preserve">基</w:t>
      </w:r>
      <w:del w:id="677" w:author="校正审阅" w:date="2026-09-28T16:08:16Z" w16du:dateUtc="2026-09-28T16:08:16Z">
        <w:r w:rsidDel="20260928">
          <w:rPr>
            <w:rFonts w:ascii="Times New Roman" w:eastAsia="SimSun" w:hAnsi="SimSun"/>
            <w:sz w:val="24"/>
            <w:szCs w:val="24"/>
          </w:rPr>
          <w:delText xml:space="preserve">础框架</w:delText>
        </w:r>
      </w:del>
      <w:ins w:id="664" w:author="校正审阅" w:date="2026-09-28T16:08:16Z" w16du:dateUtc="2026-09-28T16:08:16Z">
        <w:r w:rsidR="20260928">
          <w:rPr>
            <w:rFonts w:ascii="Times New Roman" w:eastAsia="SimSun" w:hAnsi="SimSun"/>
            <w:sz w:val="24"/>
            <w:szCs w:val="24"/>
          </w:rPr>
          <w:t xml:space="preserve">线</w:t>
        </w:r>
      </w:ins>
      <w:r w:rsidR="20260928">
        <w:rPr>
          <w:rFonts w:ascii="Times New Roman" w:eastAsia="SimSun" w:hAnsi="SimSun"/>
          <w:sz w:val="24"/>
          <w:szCs w:val="24"/>
        </w:rPr>
        <w:t xml:space="preserve">，</w:t>
      </w:r>
      <w:del w:id="678" w:author="校正审阅" w:date="2026-09-28T16:08:16Z" w16du:dateUtc="2026-09-28T16:08:16Z">
        <w:r w:rsidDel="20260928">
          <w:rPr>
            <w:rFonts w:ascii="Times New Roman" w:eastAsia="SimSun" w:hAnsi="SimSun"/>
            <w:sz w:val="24"/>
            <w:szCs w:val="24"/>
          </w:rPr>
          <w:delText xml:space="preserve">后续</w:delText>
        </w:r>
      </w:del>
      <w:ins w:id="665" w:author="校正审阅" w:date="2026-09-28T16:08:16Z" w16du:dateUtc="2026-09-28T16:08:16Z">
        <w:r w:rsidR="20260928">
          <w:rPr>
            <w:rFonts w:ascii="Times New Roman" w:eastAsia="SimSun" w:hAnsi="SimSun"/>
            <w:sz w:val="24"/>
            <w:szCs w:val="24"/>
          </w:rPr>
          <w:t xml:space="preserve">再开展机制实验；训练式基线复现和跨域数据准备需预</w:t>
        </w:r>
      </w:ins>
      <w:r w:rsidR="20260928">
        <w:rPr>
          <w:rFonts w:ascii="Times New Roman" w:eastAsia="SimSun" w:hAnsi="SimSun"/>
          <w:sz w:val="24"/>
          <w:szCs w:val="24"/>
        </w:rPr>
        <w:t xml:space="preserve">留</w:t>
      </w:r>
      <w:del w:id="679" w:author="校正审阅" w:date="2026-09-28T16:08:16Z" w16du:dateUtc="2026-09-28T16:08:16Z">
        <w:r w:rsidDel="20260928">
          <w:rPr>
            <w:rFonts w:ascii="Times New Roman" w:eastAsia="SimSun" w:hAnsi="SimSun"/>
            <w:sz w:val="24"/>
            <w:szCs w:val="24"/>
          </w:rPr>
          <w:delText xml:space="preserve">有充分的迭代与缓冲空</w:delText>
        </w:r>
      </w:del>
      <w:ins w:id="666" w:author="校正审阅" w:date="2026-09-28T16:08:16Z" w16du:dateUtc="2026-09-28T16:08:16Z">
        <w:r w:rsidR="20260928">
          <w:rPr>
            <w:rFonts w:ascii="Times New Roman" w:eastAsia="SimSun" w:hAnsi="SimSun"/>
            <w:sz w:val="24"/>
            <w:szCs w:val="24"/>
          </w:rPr>
          <w:t xml:space="preserve">时</w:t>
        </w:r>
      </w:ins>
      <w:r w:rsidR="20260928">
        <w:rPr>
          <w:rFonts w:ascii="Times New Roman" w:eastAsia="SimSun" w:hAnsi="SimSun"/>
          <w:sz w:val="24"/>
          <w:szCs w:val="24"/>
        </w:rPr>
        <w:t xml:space="preserve">间。</w:t>
      </w:r>
      <w:ins w:id="667" w:author="校正审阅" w:date="2026-09-28T16:08:16Z" w16du:dateUtc="2026-09-28T16:08:16Z">
        <w:r w:rsidR="20260928">
          <w:rPr>
            <w:rFonts w:ascii="Times New Roman" w:eastAsia="SimSun" w:hAnsi="SimSun"/>
            <w:sz w:val="24"/>
            <w:szCs w:val="24"/>
          </w:rPr>
          <w:t xml:space="preserve">若资源不足，缩减实验范围并如实说明，不以未对齐的论文数值替代本地对照。</w:t>
        </w:r>
      </w:ins>
    </w:p>
    <w:p w:rsidR="20260928" w:rsidRDefault="20260928" w:rsidP="20260928" w14:paraId="6E398B15" w14:textId="73D0EE77">
      <w:pPr>
        <w:pStyle w:val="Heading2"/>
        <w:keepNext/>
        <w:spacing w:after="120" w:before="220" w:line="360" w:lineRule="auto"/>
      </w:pPr>
      <w:r w:rsidR="20260928">
        <w:rPr>
          <w:rFonts w:ascii="Times New Roman" w:eastAsia="SimHei" w:hAnsi="SimHei"/>
          <w:b/>
          <w:bCs/>
          <w:color w:val="000000"/>
          <w:sz w:val="28"/>
          <w:szCs w:val="28"/>
        </w:rPr>
        <w:t xml:space="preserve">（四）</w:t>
      </w:r>
      <w:del w:id="681" w:author="校正审阅" w:date="2026-09-28T16:08:17Z" w16du:dateUtc="2026-09-28T16:08:17Z">
        <w:r w:rsidDel="20260928">
          <w:rPr>
            <w:rFonts w:ascii="Times New Roman" w:eastAsia="SimHei" w:hAnsi="SimHei"/>
            <w:b/>
            <w:bCs/>
            <w:color w:val="000000"/>
            <w:sz w:val="28"/>
            <w:szCs w:val="28"/>
          </w:rPr>
          <w:delText xml:space="preserve">前期工作</w:delText>
        </w:r>
      </w:del>
      <w:ins w:id="680" w:author="校正审阅" w:date="2026-09-28T16:08:17Z" w16du:dateUtc="2026-09-28T16:08:17Z">
        <w:r w:rsidR="20260928">
          <w:rPr>
            <w:rFonts w:ascii="Times New Roman" w:eastAsia="SimHei" w:hAnsi="SimHei"/>
            <w:b/>
            <w:bCs/>
            <w:color w:val="000000"/>
            <w:sz w:val="28"/>
            <w:szCs w:val="28"/>
          </w:rPr>
          <w:t xml:space="preserve">文献与方法</w:t>
        </w:r>
      </w:ins>
      <w:r w:rsidR="20260928">
        <w:rPr>
          <w:rFonts w:ascii="Times New Roman" w:eastAsia="SimHei" w:hAnsi="SimHei"/>
          <w:b/>
          <w:bCs/>
          <w:color w:val="000000"/>
          <w:sz w:val="28"/>
          <w:szCs w:val="28"/>
        </w:rPr>
        <w:t xml:space="preserve">基础</w:t>
      </w:r>
    </w:p>
    <w:p w:rsidR="20260928" w:rsidRDefault="20260928" w:rsidP="20260928" w14:paraId="0A4E4745" w14:textId="7BCD3A19">
      <w:pPr>
        <w:spacing w:line="360" w:lineRule="auto"/>
        <w:ind w:firstLine="480"/>
        <w:jc w:val="both"/>
      </w:pPr>
      <w:del w:id="690" w:author="校正审阅" w:date="2026-09-28T16:08:17Z" w16du:dateUtc="2026-09-28T16:08:17Z">
        <w:r w:rsidDel="20260928">
          <w:rPr>
            <w:rFonts w:ascii="Times New Roman" w:eastAsia="SimSun" w:hAnsi="SimSun"/>
            <w:sz w:val="24"/>
            <w:szCs w:val="24"/>
          </w:rPr>
          <w:delText xml:space="preserve">小组已完成三篇核心论文（</w:delText>
        </w:r>
      </w:del>
      <w:ins w:id="682" w:author="校正审阅" w:date="2026-09-28T16:08:17Z" w16du:dateUtc="2026-09-28T16:08:17Z">
        <w:r w:rsidR="20260928">
          <w:rPr>
            <w:rFonts w:ascii="Times New Roman" w:eastAsia="SimSun" w:hAnsi="SimSun"/>
            <w:sz w:val="24"/>
            <w:szCs w:val="24"/>
          </w:rPr>
          <w:t xml:space="preserve">本课题以</w:t>
        </w:r>
      </w:ins>
      <w:r w:rsidR="20260928">
        <w:rPr>
          <w:rFonts w:ascii="Times New Roman" w:eastAsia="SimSun" w:hAnsi="SimSun"/>
          <w:sz w:val="24"/>
          <w:szCs w:val="24"/>
        </w:rPr>
        <w:t xml:space="preserve">GOMAA-Geo</w:t>
      </w:r>
      <w:ins w:id="683" w:author="校正审阅" w:date="2026-09-28T16:08:17Z" w16du:dateUtc="2026-09-28T16:08:17Z">
        <w:r w:rsidR="20260928">
          <w:rPr>
            <w:rFonts w:ascii="Times New Roman" w:eastAsia="SimSun" w:hAnsi="SimSun"/>
            <w:sz w:val="24"/>
            <w:szCs w:val="24"/>
          </w:rPr>
          <w:t xml:space="preserve">的目标模态无关任务定义</w:t>
        </w:r>
      </w:ins>
      <w:r w:rsidR="20260928">
        <w:rPr>
          <w:rFonts w:ascii="Times New Roman" w:eastAsia="SimSun" w:hAnsi="SimSun"/>
          <w:sz w:val="24"/>
          <w:szCs w:val="24"/>
        </w:rPr>
        <w:t xml:space="preserve">、GeoExplorer</w:t>
      </w:r>
      <w:ins w:id="684" w:author="校正审阅" w:date="2026-09-28T16:08:17Z" w16du:dateUtc="2026-09-28T16:08:17Z">
        <w:r w:rsidR="20260928">
          <w:rPr>
            <w:rFonts w:ascii="Times New Roman" w:eastAsia="SimSun" w:hAnsi="SimSun"/>
            <w:sz w:val="24"/>
            <w:szCs w:val="24"/>
          </w:rPr>
          <w:t xml:space="preserve">的动力学建模与好奇心探索</w:t>
        </w:r>
      </w:ins>
      <w:r w:rsidR="20260928">
        <w:rPr>
          <w:rFonts w:ascii="Times New Roman" w:eastAsia="SimSun" w:hAnsi="SimSun"/>
          <w:sz w:val="24"/>
          <w:szCs w:val="24"/>
        </w:rPr>
        <w:t xml:space="preserve">、DynCur-Geo</w:t>
      </w:r>
      <w:del w:id="691" w:author="校正审阅" w:date="2026-09-28T16:08:17Z" w16du:dateUtc="2026-09-28T16:08:17Z">
        <w:r w:rsidDel="20260928">
          <w:rPr>
            <w:rFonts w:ascii="Times New Roman" w:eastAsia="SimSun" w:hAnsi="SimSun"/>
            <w:sz w:val="24"/>
            <w:szCs w:val="24"/>
          </w:rPr>
          <w:delText xml:space="preserve">）</w:delText>
        </w:r>
      </w:del>
      <w:r w:rsidR="20260928">
        <w:rPr>
          <w:rFonts w:ascii="Times New Roman" w:eastAsia="SimSun" w:hAnsi="SimSun"/>
          <w:sz w:val="24"/>
          <w:szCs w:val="24"/>
        </w:rPr>
        <w:t xml:space="preserve">的</w:t>
      </w:r>
      <w:del w:id="692" w:author="校正审阅" w:date="2026-09-28T16:08:17Z" w16du:dateUtc="2026-09-28T16:08:17Z">
        <w:r w:rsidDel="20260928">
          <w:rPr>
            <w:rFonts w:ascii="Times New Roman" w:eastAsia="SimSun" w:hAnsi="SimSun"/>
            <w:sz w:val="24"/>
            <w:szCs w:val="24"/>
          </w:rPr>
          <w:delText xml:space="preserve">精读，梳理出领域统一的实验协议（网格化环境、SR/SG 指标）与现有方法的两大失败模式；已与指导教师讨论确定“</w:delText>
        </w:r>
      </w:del>
      <w:ins w:id="685" w:author="校正审阅" w:date="2026-09-28T16:08:17Z" w16du:dateUtc="2026-09-28T16:08:17Z">
        <w:r w:rsidR="20260928">
          <w:rPr>
            <w:rFonts w:ascii="Times New Roman" w:eastAsia="SimSun" w:hAnsi="SimSun"/>
            <w:sz w:val="24"/>
            <w:szCs w:val="24"/>
          </w:rPr>
          <w:t xml:space="preserve">训练奖励设计作为研究参照。三者均不能作为零训练</w:t>
        </w:r>
      </w:ins>
      <w:r w:rsidR="20260928">
        <w:rPr>
          <w:rFonts w:ascii="Times New Roman" w:eastAsia="SimSun" w:hAnsi="SimSun"/>
          <w:sz w:val="24"/>
          <w:szCs w:val="24"/>
        </w:rPr>
        <w:t xml:space="preserve">多智能体</w:t>
      </w:r>
      <w:del w:id="693" w:author="校正审阅" w:date="2026-09-28T16:08:17Z" w16du:dateUtc="2026-09-28T16:08:17Z">
        <w:r w:rsidDel="20260928">
          <w:rPr>
            <w:rFonts w:ascii="Times New Roman" w:eastAsia="SimSun" w:hAnsi="SimSun"/>
            <w:sz w:val="24"/>
            <w:szCs w:val="24"/>
          </w:rPr>
          <w:delText xml:space="preserve"> + </w:delText>
        </w:r>
      </w:del>
      <w:ins w:id="686" w:author="校正审阅" w:date="2026-09-28T16:08:17Z" w16du:dateUtc="2026-09-28T16:08:17Z">
        <w:r w:rsidR="20260928">
          <w:rPr>
            <w:rFonts w:ascii="Times New Roman" w:eastAsia="SimSun" w:hAnsi="SimSun"/>
            <w:sz w:val="24"/>
            <w:szCs w:val="24"/>
          </w:rPr>
          <w:t xml:space="preserve">方案已获验证的证据。后续需先锁定数据版本、观测权限与评测协议，再研究多智能体、episode内</w:t>
        </w:r>
      </w:ins>
      <w:r w:rsidR="20260928">
        <w:rPr>
          <w:rFonts w:ascii="Times New Roman" w:eastAsia="SimSun" w:hAnsi="SimSun"/>
          <w:sz w:val="24"/>
          <w:szCs w:val="24"/>
        </w:rPr>
        <w:t xml:space="preserve">记忆</w:t>
      </w:r>
      <w:del w:id="694" w:author="校正审阅" w:date="2026-09-28T16:08:17Z" w16du:dateUtc="2026-09-28T16:08:17Z">
        <w:r w:rsidDel="20260928">
          <w:rPr>
            <w:rFonts w:ascii="Times New Roman" w:eastAsia="SimSun" w:hAnsi="SimSun"/>
            <w:sz w:val="24"/>
            <w:szCs w:val="24"/>
          </w:rPr>
          <w:delText xml:space="preserve">与</w:delText>
        </w:r>
      </w:del>
      <w:ins w:id="687" w:author="校正审阅" w:date="2026-09-28T16:08:17Z" w16du:dateUtc="2026-09-28T16:08:17Z">
        <w:r w:rsidR="20260928">
          <w:rPr>
            <w:rFonts w:ascii="Times New Roman" w:eastAsia="SimSun" w:hAnsi="SimSun"/>
            <w:sz w:val="24"/>
            <w:szCs w:val="24"/>
          </w:rPr>
          <w:t xml:space="preserve">及层级</w:t>
        </w:r>
      </w:ins>
      <w:r w:rsidR="20260928">
        <w:rPr>
          <w:rFonts w:ascii="Times New Roman" w:eastAsia="SimSun" w:hAnsi="SimSun"/>
          <w:sz w:val="24"/>
          <w:szCs w:val="24"/>
        </w:rPr>
        <w:t xml:space="preserve">搜索</w:t>
      </w:r>
      <w:del w:id="695" w:author="校正审阅" w:date="2026-09-28T16:08:17Z" w16du:dateUtc="2026-09-28T16:08:17Z">
        <w:r w:rsidDel="20260928">
          <w:rPr>
            <w:rFonts w:ascii="Times New Roman" w:eastAsia="SimSun" w:hAnsi="SimSun"/>
            <w:sz w:val="24"/>
            <w:szCs w:val="24"/>
          </w:rPr>
          <w:delText xml:space="preserve">策略创新”</w:delText>
        </w:r>
      </w:del>
      <w:r w:rsidR="20260928">
        <w:rPr>
          <w:rFonts w:ascii="Times New Roman" w:eastAsia="SimSun" w:hAnsi="SimSun"/>
          <w:sz w:val="24"/>
          <w:szCs w:val="24"/>
        </w:rPr>
        <w:t xml:space="preserve">的</w:t>
      </w:r>
      <w:del w:id="696" w:author="校正审阅" w:date="2026-09-28T16:08:17Z" w16du:dateUtc="2026-09-28T16:08:17Z">
        <w:r w:rsidDel="20260928">
          <w:rPr>
            <w:rFonts w:ascii="Times New Roman" w:eastAsia="SimSun" w:hAnsi="SimSun"/>
            <w:sz w:val="24"/>
            <w:szCs w:val="24"/>
          </w:rPr>
          <w:delText xml:space="preserve">技术路线；已完成实验平台的方案设计与技术选型调研，具备</w:delText>
        </w:r>
      </w:del>
      <w:ins w:id="688" w:author="校正审阅" w:date="2026-09-28T16:08:17Z" w16du:dateUtc="2026-09-28T16:08:17Z">
        <w:r w:rsidR="20260928">
          <w:rPr>
            <w:rFonts w:ascii="Times New Roman" w:eastAsia="SimSun" w:hAnsi="SimSun"/>
            <w:sz w:val="24"/>
            <w:szCs w:val="24"/>
          </w:rPr>
          <w:t xml:space="preserve">独</w:t>
        </w:r>
      </w:ins>
      <w:r w:rsidR="20260928">
        <w:rPr>
          <w:rFonts w:ascii="Times New Roman" w:eastAsia="SimSun" w:hAnsi="SimSun"/>
          <w:sz w:val="24"/>
          <w:szCs w:val="24"/>
        </w:rPr>
        <w:t xml:space="preserve">立</w:t>
      </w:r>
      <w:del w:id="697" w:author="校正审阅" w:date="2026-09-28T16:08:17Z" w16du:dateUtc="2026-09-28T16:08:17Z">
        <w:r w:rsidDel="20260928">
          <w:rPr>
            <w:rFonts w:ascii="Times New Roman" w:eastAsia="SimSun" w:hAnsi="SimSun"/>
            <w:sz w:val="24"/>
            <w:szCs w:val="24"/>
          </w:rPr>
          <w:delText xml:space="preserve">即进入平台搭建阶段的条件</w:delText>
        </w:r>
      </w:del>
      <w:ins w:id="689" w:author="校正审阅" w:date="2026-09-28T16:08:17Z" w16du:dateUtc="2026-09-28T16:08:17Z">
        <w:r w:rsidR="20260928">
          <w:rPr>
            <w:rFonts w:ascii="Times New Roman" w:eastAsia="SimSun" w:hAnsi="SimSun"/>
            <w:sz w:val="24"/>
            <w:szCs w:val="24"/>
          </w:rPr>
          <w:t xml:space="preserve">贡献</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七、创新点</w:t>
      </w:r>
    </w:p>
    <w:p w:rsidR="20260928" w:rsidRDefault="20260928" w:rsidP="20260928" w14:paraId="4CE87B35" w14:textId="74A8D599">
      <w:pPr>
        <w:pStyle w:val="ListParagraph"/>
        <w:numPr>
          <w:ilvl w:val="0"/>
          <w:numId w:val="5"/>
        </w:numPr>
        <w:spacing w:line="360" w:lineRule="auto"/>
        <w:jc w:val="both"/>
      </w:pPr>
      <w:ins w:id="698" w:author="校正审阅" w:date="2026-09-28T16:08:17Z" w16du:dateUtc="2026-09-28T16:08:17Z">
        <w:r w:rsidR="20260928">
          <w:rPr>
            <w:rFonts w:ascii="Times New Roman" w:eastAsia="SimSun" w:hAnsi="SimSun"/>
            <w:sz w:val="24"/>
            <w:szCs w:val="24"/>
          </w:rPr>
          <w:t xml:space="preserve">拟议创新一：</w:t>
        </w:r>
      </w:ins>
      <w:r w:rsidR="20260928">
        <w:rPr>
          <w:rFonts w:ascii="Times New Roman" w:eastAsia="SimSun" w:hAnsi="SimSun"/>
          <w:sz w:val="24"/>
          <w:szCs w:val="24"/>
        </w:rPr>
        <w:t xml:space="preserve">面向</w:t>
      </w:r>
      <w:del w:id="708" w:author="校正审阅" w:date="2026-09-28T16:08:17Z" w16du:dateUtc="2026-09-28T16:08:17Z">
        <w:r w:rsidDel="20260928">
          <w:rPr>
            <w:rFonts w:ascii="Times New Roman" w:eastAsia="SimSun" w:hAnsi="SimSun"/>
            <w:sz w:val="24"/>
            <w:szCs w:val="24"/>
          </w:rPr>
          <w:delText xml:space="preserve">“少走回头路”</w:delText>
        </w:r>
      </w:del>
      <w:ins w:id="699" w:author="校正审阅" w:date="2026-09-28T16:08:17Z" w16du:dateUtc="2026-09-28T16:08:17Z">
        <w:r w:rsidR="20260928">
          <w:rPr>
            <w:rFonts w:ascii="Times New Roman" w:eastAsia="SimSun" w:hAnsi="SimSun"/>
            <w:sz w:val="24"/>
            <w:szCs w:val="24"/>
          </w:rPr>
          <w:t xml:space="preserve">不必要重访</w:t>
        </w:r>
      </w:ins>
      <w:r w:rsidR="20260928">
        <w:rPr>
          <w:rFonts w:ascii="Times New Roman" w:eastAsia="SimSun" w:hAnsi="SimSun"/>
          <w:sz w:val="24"/>
          <w:szCs w:val="24"/>
        </w:rPr>
        <w:t xml:space="preserve">的</w:t>
      </w:r>
      <w:del w:id="709" w:author="校正审阅" w:date="2026-09-28T16:08:17Z" w16du:dateUtc="2026-09-28T16:08:17Z">
        <w:r w:rsidDel="20260928">
          <w:rPr>
            <w:rFonts w:ascii="Times New Roman" w:eastAsia="SimSun" w:hAnsi="SimSun"/>
            <w:sz w:val="24"/>
            <w:szCs w:val="24"/>
          </w:rPr>
          <w:delText xml:space="preserve">智能体</w:delText>
        </w:r>
      </w:del>
      <w:ins w:id="700" w:author="校正审阅" w:date="2026-09-28T16:08:17Z" w16du:dateUtc="2026-09-28T16:08:17Z">
        <w:r w:rsidR="20260928">
          <w:rPr>
            <w:rFonts w:ascii="Times New Roman" w:eastAsia="SimSun" w:hAnsi="SimSun"/>
            <w:sz w:val="24"/>
            <w:szCs w:val="24"/>
          </w:rPr>
          <w:t xml:space="preserve">episode内显式空间与证据</w:t>
        </w:r>
      </w:ins>
      <w:r w:rsidR="20260928">
        <w:rPr>
          <w:rFonts w:ascii="Times New Roman" w:eastAsia="SimSun" w:hAnsi="SimSun"/>
          <w:sz w:val="24"/>
          <w:szCs w:val="24"/>
        </w:rPr>
        <w:t xml:space="preserve">记忆</w:t>
      </w:r>
      <w:del w:id="710" w:author="校正审阅" w:date="2026-09-28T16:08:17Z" w16du:dateUtc="2026-09-28T16:08:17Z">
        <w:r w:rsidDel="20260928">
          <w:rPr>
            <w:rFonts w:ascii="Times New Roman" w:eastAsia="SimSun" w:hAnsi="SimSun"/>
            <w:sz w:val="24"/>
            <w:szCs w:val="24"/>
          </w:rPr>
          <w:delText xml:space="preserve">机制：将空间记忆与跨任务经验记忆引入</w:delText>
        </w:r>
      </w:del>
      <w:ins w:id="701" w:author="校正审阅" w:date="2026-09-28T16:08:17Z" w16du:dateUtc="2026-09-28T16:08:17Z">
        <w:r w:rsidR="20260928">
          <w:rPr>
            <w:rFonts w:ascii="Times New Roman" w:eastAsia="SimSun" w:hAnsi="SimSun"/>
            <w:sz w:val="24"/>
            <w:szCs w:val="24"/>
          </w:rPr>
          <w:t xml:space="preserve">。在自</w:t>
        </w:r>
      </w:ins>
      <w:r w:rsidR="20260928">
        <w:rPr>
          <w:rFonts w:ascii="Times New Roman" w:eastAsia="SimSun" w:hAnsi="SimSun"/>
          <w:sz w:val="24"/>
          <w:szCs w:val="24"/>
        </w:rPr>
        <w:t xml:space="preserve">主</w:t>
      </w:r>
      <w:del w:id="711" w:author="校正审阅" w:date="2026-09-28T16:08:17Z" w16du:dateUtc="2026-09-28T16:08:17Z">
        <w:r w:rsidDel="20260928">
          <w:rPr>
            <w:rFonts w:ascii="Times New Roman" w:eastAsia="SimSun" w:hAnsi="SimSun"/>
            <w:sz w:val="24"/>
            <w:szCs w:val="24"/>
          </w:rPr>
          <w:delText xml:space="preserve">动地理定位</w:delText>
        </w:r>
      </w:del>
      <w:ins w:id="702" w:author="校正审阅" w:date="2026-09-28T16:08:17Z" w16du:dateUtc="2026-09-28T16:08:17Z">
        <w:r w:rsidR="20260928">
          <w:rPr>
            <w:rFonts w:ascii="Times New Roman" w:eastAsia="SimSun" w:hAnsi="SimSun"/>
            <w:sz w:val="24"/>
            <w:szCs w:val="24"/>
          </w:rPr>
          <w:t xml:space="preserve">设计</w:t>
        </w:r>
      </w:ins>
      <w:r w:rsidR="20260928">
        <w:rPr>
          <w:rFonts w:ascii="Times New Roman" w:eastAsia="SimSun" w:hAnsi="SimSun"/>
          <w:sz w:val="24"/>
          <w:szCs w:val="24"/>
        </w:rPr>
        <w:t xml:space="preserve">的多智能体框架</w:t>
      </w:r>
      <w:del w:id="712" w:author="校正审阅" w:date="2026-09-28T16:08:17Z" w16du:dateUtc="2026-09-28T16:08:17Z">
        <w:r w:rsidDel="20260928">
          <w:rPr>
            <w:rFonts w:ascii="Times New Roman" w:eastAsia="SimSun" w:hAnsi="SimSun"/>
            <w:sz w:val="24"/>
            <w:szCs w:val="24"/>
          </w:rPr>
          <w:delText xml:space="preserve">，显式建模“已访问/已排除”</w:delText>
        </w:r>
      </w:del>
      <w:ins w:id="703" w:author="校正审阅" w:date="2026-09-28T16:08:17Z" w16du:dateUtc="2026-09-28T16:08:17Z">
        <w:r w:rsidR="20260928">
          <w:rPr>
            <w:rFonts w:ascii="Times New Roman" w:eastAsia="SimSun" w:hAnsi="SimSun"/>
            <w:sz w:val="24"/>
            <w:szCs w:val="24"/>
          </w:rPr>
          <w:t xml:space="preserve">中研究置</w:t>
        </w:r>
      </w:ins>
      <w:r w:rsidR="20260928">
        <w:rPr>
          <w:rFonts w:ascii="Times New Roman" w:eastAsia="SimSun" w:hAnsi="SimSun"/>
          <w:sz w:val="24"/>
          <w:szCs w:val="24"/>
        </w:rPr>
        <w:t xml:space="preserve">信</w:t>
      </w:r>
      <w:del w:id="713" w:author="校正审阅" w:date="2026-09-28T16:08:17Z" w16du:dateUtc="2026-09-28T16:08:17Z">
        <w:r w:rsidDel="20260928">
          <w:rPr>
            <w:rFonts w:ascii="Times New Roman" w:eastAsia="SimSun" w:hAnsi="SimSun"/>
            <w:sz w:val="24"/>
            <w:szCs w:val="24"/>
          </w:rPr>
          <w:delText xml:space="preserve">息以抑制</w:delText>
        </w:r>
      </w:del>
      <w:ins w:id="704" w:author="校正审阅" w:date="2026-09-28T16:08:17Z" w16du:dateUtc="2026-09-28T16:08:17Z">
        <w:r w:rsidR="20260928">
          <w:rPr>
            <w:rFonts w:ascii="Times New Roman" w:eastAsia="SimSun" w:hAnsi="SimSun"/>
            <w:sz w:val="24"/>
            <w:szCs w:val="24"/>
          </w:rPr>
          <w:t xml:space="preserve">度、更新与遗忘规则；假设其可降低</w:t>
        </w:r>
      </w:ins>
      <w:r w:rsidR="20260928">
        <w:rPr>
          <w:rFonts w:ascii="Times New Roman" w:eastAsia="SimSun" w:hAnsi="SimSun"/>
          <w:sz w:val="24"/>
          <w:szCs w:val="24"/>
        </w:rPr>
        <w:t xml:space="preserve">重复访问，</w:t>
      </w:r>
      <w:del w:id="714" w:author="校正审阅" w:date="2026-09-28T16:08:17Z" w16du:dateUtc="2026-09-28T16:08:17Z">
        <w:r w:rsidDel="20260928">
          <w:rPr>
            <w:rFonts w:ascii="Times New Roman" w:eastAsia="SimSun" w:hAnsi="SimSun"/>
            <w:sz w:val="24"/>
            <w:szCs w:val="24"/>
          </w:rPr>
          <w:delText xml:space="preserve">直接针</w:delText>
        </w:r>
      </w:del>
      <w:ins w:id="705" w:author="校正审阅" w:date="2026-09-28T16:08:17Z" w16du:dateUtc="2026-09-28T16:08:17Z">
        <w:r w:rsidR="20260928">
          <w:rPr>
            <w:rFonts w:ascii="Times New Roman" w:eastAsia="SimSun" w:hAnsi="SimSun"/>
            <w:sz w:val="24"/>
            <w:szCs w:val="24"/>
          </w:rPr>
          <w:t xml:space="preserve">但需与无记忆和单智能体版本</w:t>
        </w:r>
      </w:ins>
      <w:r w:rsidR="20260928">
        <w:rPr>
          <w:rFonts w:ascii="Times New Roman" w:eastAsia="SimSun" w:hAnsi="SimSun"/>
          <w:sz w:val="24"/>
          <w:szCs w:val="24"/>
        </w:rPr>
        <w:t xml:space="preserve">对</w:t>
      </w:r>
      <w:del w:id="715" w:author="校正审阅" w:date="2026-09-28T16:08:17Z" w16du:dateUtc="2026-09-28T16:08:17Z">
        <w:r w:rsidDel="20260928">
          <w:rPr>
            <w:rFonts w:ascii="Times New Roman" w:eastAsia="SimSun" w:hAnsi="SimSun"/>
            <w:sz w:val="24"/>
            <w:szCs w:val="24"/>
          </w:rPr>
          <w:delText xml:space="preserve">现有方法“视觉相似区域来回震荡”</w:delText>
        </w:r>
      </w:del>
      <w:ins w:id="706" w:author="校正审阅" w:date="2026-09-28T16:08:17Z" w16du:dateUtc="2026-09-28T16:08:17Z">
        <w:r w:rsidR="20260928">
          <w:rPr>
            <w:rFonts w:ascii="Times New Roman" w:eastAsia="SimSun" w:hAnsi="SimSun"/>
            <w:sz w:val="24"/>
            <w:szCs w:val="24"/>
          </w:rPr>
          <w:t xml:space="preserve">比。跨任务经验仅作为隔离</w:t>
        </w:r>
      </w:ins>
      <w:r w:rsidR="20260928">
        <w:rPr>
          <w:rFonts w:ascii="Times New Roman" w:eastAsia="SimSun" w:hAnsi="SimSun"/>
          <w:sz w:val="24"/>
          <w:szCs w:val="24"/>
        </w:rPr>
        <w:t xml:space="preserve">的</w:t>
      </w:r>
      <w:del w:id="716" w:author="校正审阅" w:date="2026-09-28T16:08:17Z" w16du:dateUtc="2026-09-28T16:08:17Z">
        <w:r w:rsidDel="20260928">
          <w:rPr>
            <w:rFonts w:ascii="Times New Roman" w:eastAsia="SimSun" w:hAnsi="SimSun"/>
            <w:sz w:val="24"/>
            <w:szCs w:val="24"/>
          </w:rPr>
          <w:delText xml:space="preserve">失败模式</w:delText>
        </w:r>
      </w:del>
      <w:ins w:id="707" w:author="校正审阅" w:date="2026-09-28T16:08:17Z" w16du:dateUtc="2026-09-28T16:08:17Z">
        <w:r w:rsidR="20260928">
          <w:rPr>
            <w:rFonts w:ascii="Times New Roman" w:eastAsia="SimSun" w:hAnsi="SimSun"/>
            <w:sz w:val="24"/>
            <w:szCs w:val="24"/>
          </w:rPr>
          <w:t xml:space="preserve">continual扩展，不预设可无条件迁移负面结论</w:t>
        </w:r>
      </w:ins>
      <w:r w:rsidR="20260928">
        <w:rPr>
          <w:rFonts w:ascii="Times New Roman" w:eastAsia="SimSun" w:hAnsi="SimSun"/>
          <w:sz w:val="24"/>
          <w:szCs w:val="24"/>
        </w:rPr>
        <w:t xml:space="preserve">；</w:t>
      </w:r>
    </w:p>
    <w:p w:rsidR="20260928" w:rsidRDefault="20260928" w:rsidP="20260928" w14:paraId="422D1900" w14:textId="2DE4B7C4">
      <w:pPr>
        <w:pStyle w:val="ListParagraph"/>
        <w:numPr>
          <w:ilvl w:val="0"/>
          <w:numId w:val="5"/>
        </w:numPr>
        <w:spacing w:line="360" w:lineRule="auto"/>
        <w:jc w:val="both"/>
      </w:pPr>
      <w:del w:id="726" w:author="校正审阅" w:date="2026-09-28T16:08:17Z" w16du:dateUtc="2026-09-28T16:08:17Z">
        <w:r w:rsidDel="20260928">
          <w:rPr>
            <w:rFonts w:ascii="Times New Roman" w:eastAsia="SimSun" w:hAnsi="SimSun"/>
            <w:sz w:val="24"/>
            <w:szCs w:val="24"/>
          </w:rPr>
          <w:delText xml:space="preserve">面</w:delText>
        </w:r>
      </w:del>
      <w:ins w:id="717" w:author="校正审阅" w:date="2026-09-28T16:08:17Z" w16du:dateUtc="2026-09-28T16:08:17Z">
        <w:r w:rsidR="20260928">
          <w:rPr>
            <w:rFonts w:ascii="Times New Roman" w:eastAsia="SimSun" w:hAnsi="SimSun"/>
            <w:sz w:val="24"/>
            <w:szCs w:val="24"/>
          </w:rPr>
          <w:t xml:space="preserve">拟议创新二：在局部观测、四方</w:t>
        </w:r>
      </w:ins>
      <w:r w:rsidR="20260928">
        <w:rPr>
          <w:rFonts w:ascii="Times New Roman" w:eastAsia="SimSun" w:hAnsi="SimSun"/>
          <w:sz w:val="24"/>
          <w:szCs w:val="24"/>
        </w:rPr>
        <w:t xml:space="preserve">向</w:t>
      </w:r>
      <w:del w:id="727" w:author="校正审阅" w:date="2026-09-28T16:08:17Z" w16du:dateUtc="2026-09-28T16:08:17Z">
        <w:r w:rsidDel="20260928">
          <w:rPr>
            <w:rFonts w:ascii="Times New Roman" w:eastAsia="SimSun" w:hAnsi="SimSun"/>
            <w:sz w:val="24"/>
            <w:szCs w:val="24"/>
          </w:rPr>
          <w:delText xml:space="preserve">“少走弯路”的层级化搜索策略：设计“</w:delText>
        </w:r>
      </w:del>
      <w:ins w:id="718" w:author="校正审阅" w:date="2026-09-28T16:08:17Z" w16du:dateUtc="2026-09-28T16:08:17Z">
        <w:r w:rsidR="20260928">
          <w:rPr>
            <w:rFonts w:ascii="Times New Roman" w:eastAsia="SimSun" w:hAnsi="SimSun"/>
            <w:sz w:val="24"/>
            <w:szCs w:val="24"/>
          </w:rPr>
          <w:t xml:space="preserve">移动与统一预算下开展</w:t>
        </w:r>
      </w:ins>
      <w:r w:rsidR="20260928">
        <w:rPr>
          <w:rFonts w:ascii="Times New Roman" w:eastAsia="SimSun" w:hAnsi="SimSun"/>
          <w:sz w:val="24"/>
          <w:szCs w:val="24"/>
        </w:rPr>
        <w:t xml:space="preserve">区域级</w:t>
      </w:r>
      <w:del w:id="728" w:author="校正审阅" w:date="2026-09-28T16:08:17Z" w16du:dateUtc="2026-09-28T16:08:17Z">
        <w:r w:rsidDel="20260928">
          <w:rPr>
            <w:rFonts w:ascii="Times New Roman" w:eastAsia="SimSun" w:hAnsi="SimSun"/>
            <w:sz w:val="24"/>
            <w:szCs w:val="24"/>
          </w:rPr>
          <w:delText xml:space="preserve">圈定</w:delText>
        </w:r>
      </w:del>
      <w:ins w:id="719" w:author="校正审阅" w:date="2026-09-28T16:08:17Z" w16du:dateUtc="2026-09-28T16:08:17Z">
        <w:r w:rsidR="20260928">
          <w:rPr>
            <w:rFonts w:ascii="Times New Roman" w:eastAsia="SimSun" w:hAnsi="SimSun"/>
            <w:sz w:val="24"/>
            <w:szCs w:val="24"/>
          </w:rPr>
          <w:t xml:space="preserve">规划</w:t>
        </w:r>
      </w:ins>
      <w:r w:rsidR="20260928">
        <w:rPr>
          <w:rFonts w:ascii="Times New Roman" w:eastAsia="SimSun" w:hAnsi="SimSun"/>
          <w:sz w:val="24"/>
          <w:szCs w:val="24"/>
        </w:rPr>
        <w:t xml:space="preserve">—网格级</w:t>
      </w:r>
      <w:del w:id="729" w:author="校正审阅" w:date="2026-09-28T16:08:17Z" w16du:dateUtc="2026-09-28T16:08:17Z">
        <w:r w:rsidDel="20260928">
          <w:rPr>
            <w:rFonts w:ascii="Times New Roman" w:eastAsia="SimSun" w:hAnsi="SimSun"/>
            <w:sz w:val="24"/>
            <w:szCs w:val="24"/>
          </w:rPr>
          <w:delText xml:space="preserve">细搜”</w:delText>
        </w:r>
      </w:del>
      <w:ins w:id="720" w:author="校正审阅" w:date="2026-09-28T16:08:17Z" w16du:dateUtc="2026-09-28T16:08:17Z">
        <w:r w:rsidR="20260928">
          <w:rPr>
            <w:rFonts w:ascii="Times New Roman" w:eastAsia="SimSun" w:hAnsi="SimSun"/>
            <w:sz w:val="24"/>
            <w:szCs w:val="24"/>
          </w:rPr>
          <w:t xml:space="preserve">执行</w:t>
        </w:r>
      </w:ins>
      <w:r w:rsidR="20260928">
        <w:rPr>
          <w:rFonts w:ascii="Times New Roman" w:eastAsia="SimSun" w:hAnsi="SimSun"/>
          <w:sz w:val="24"/>
          <w:szCs w:val="24"/>
        </w:rPr>
        <w:t xml:space="preserve">的</w:t>
      </w:r>
      <w:del w:id="730" w:author="校正审阅" w:date="2026-09-28T16:08:17Z" w16du:dateUtc="2026-09-28T16:08:17Z">
        <w:r w:rsidDel="20260928">
          <w:rPr>
            <w:rFonts w:ascii="Times New Roman" w:eastAsia="SimSun" w:hAnsi="SimSun"/>
            <w:sz w:val="24"/>
            <w:szCs w:val="24"/>
          </w:rPr>
          <w:delText xml:space="preserve">由粗到细</w:delText>
        </w:r>
      </w:del>
      <w:ins w:id="721" w:author="校正审阅" w:date="2026-09-28T16:08:17Z" w16du:dateUtc="2026-09-28T16:08:17Z">
        <w:r w:rsidR="20260928">
          <w:rPr>
            <w:rFonts w:ascii="Times New Roman" w:eastAsia="SimSun" w:hAnsi="SimSun"/>
            <w:sz w:val="24"/>
            <w:szCs w:val="24"/>
          </w:rPr>
          <w:t xml:space="preserve">层级</w:t>
        </w:r>
      </w:ins>
      <w:r w:rsidR="20260928">
        <w:rPr>
          <w:rFonts w:ascii="Times New Roman" w:eastAsia="SimSun" w:hAnsi="SimSun"/>
          <w:sz w:val="24"/>
          <w:szCs w:val="24"/>
        </w:rPr>
        <w:t xml:space="preserve">搜索</w:t>
      </w:r>
      <w:del w:id="731" w:author="校正审阅" w:date="2026-09-28T16:08:17Z" w16du:dateUtc="2026-09-28T16:08:17Z">
        <w:r w:rsidDel="20260928">
          <w:rPr>
            <w:rFonts w:ascii="Times New Roman" w:eastAsia="SimSun" w:hAnsi="SimSun"/>
            <w:sz w:val="24"/>
            <w:szCs w:val="24"/>
          </w:rPr>
          <w:delText xml:space="preserve">范式与目标邻域自适应</w:delText>
        </w:r>
      </w:del>
      <w:ins w:id="722" w:author="校正审阅" w:date="2026-09-28T16:08:17Z" w16du:dateUtc="2026-09-28T16:08:17Z">
        <w:r w:rsidR="20260928">
          <w:rPr>
            <w:rFonts w:ascii="Times New Roman" w:eastAsia="SimSun" w:hAnsi="SimSun"/>
            <w:sz w:val="24"/>
            <w:szCs w:val="24"/>
          </w:rPr>
          <w:t xml:space="preserve">及证据驱动</w:t>
        </w:r>
      </w:ins>
      <w:r w:rsidR="20260928">
        <w:rPr>
          <w:rFonts w:ascii="Times New Roman" w:eastAsia="SimSun" w:hAnsi="SimSun"/>
          <w:sz w:val="24"/>
          <w:szCs w:val="24"/>
        </w:rPr>
        <w:t xml:space="preserve">确认</w:t>
      </w:r>
      <w:del w:id="732" w:author="校正审阅" w:date="2026-09-28T16:08:17Z" w16du:dateUtc="2026-09-28T16:08:17Z">
        <w:r w:rsidDel="20260928">
          <w:rPr>
            <w:rFonts w:ascii="Times New Roman" w:eastAsia="SimSun" w:hAnsi="SimSun"/>
            <w:sz w:val="24"/>
            <w:szCs w:val="24"/>
          </w:rPr>
          <w:delText xml:space="preserve">机制</w:delText>
        </w:r>
      </w:del>
      <w:ins w:id="723" w:author="校正审阅" w:date="2026-09-28T16:08:17Z" w16du:dateUtc="2026-09-28T16:08:17Z">
        <w:r w:rsidR="20260928">
          <w:rPr>
            <w:rFonts w:ascii="Times New Roman" w:eastAsia="SimSun" w:hAnsi="SimSun"/>
            <w:sz w:val="24"/>
            <w:szCs w:val="24"/>
          </w:rPr>
          <w:t xml:space="preserve">。假设其可改善搜索效率与收敛</w:t>
        </w:r>
      </w:ins>
      <w:r w:rsidR="20260928">
        <w:rPr>
          <w:rFonts w:ascii="Times New Roman" w:eastAsia="SimSun" w:hAnsi="SimSun"/>
          <w:sz w:val="24"/>
          <w:szCs w:val="24"/>
        </w:rPr>
        <w:t xml:space="preserve">，</w:t>
      </w:r>
      <w:del w:id="733" w:author="校正审阅" w:date="2026-09-28T16:08:17Z" w16du:dateUtc="2026-09-28T16:08:17Z">
        <w:r w:rsidDel="20260928">
          <w:rPr>
            <w:rFonts w:ascii="Times New Roman" w:eastAsia="SimSun" w:hAnsi="SimSun"/>
            <w:sz w:val="24"/>
            <w:szCs w:val="24"/>
          </w:rPr>
          <w:delText xml:space="preserve">直接针对“邻域漂移”失败模式</w:delText>
        </w:r>
      </w:del>
      <w:ins w:id="724" w:author="校正审阅" w:date="2026-09-28T16:08:17Z" w16du:dateUtc="2026-09-28T16:08:17Z">
        <w:r w:rsidR="20260928">
          <w:rPr>
            <w:rFonts w:ascii="Times New Roman" w:eastAsia="SimSun" w:hAnsi="SimSun"/>
            <w:sz w:val="24"/>
            <w:szCs w:val="24"/>
          </w:rPr>
          <w:t xml:space="preserve">需排除额外视野、真值距离及动作权限造成的伪提升</w:t>
        </w:r>
      </w:ins>
      <w:r w:rsidR="20260928">
        <w:rPr>
          <w:rFonts w:ascii="Times New Roman" w:eastAsia="SimSun" w:hAnsi="SimSun"/>
          <w:sz w:val="24"/>
          <w:szCs w:val="24"/>
        </w:rPr>
        <w:t xml:space="preserve">，并</w:t>
      </w:r>
      <w:del w:id="734" w:author="校正审阅" w:date="2026-09-28T16:08:17Z" w16du:dateUtc="2026-09-28T16:08:17Z">
        <w:r w:rsidDel="20260928">
          <w:rPr>
            <w:rFonts w:ascii="Times New Roman" w:eastAsia="SimSun" w:hAnsi="SimSun"/>
            <w:sz w:val="24"/>
            <w:szCs w:val="24"/>
          </w:rPr>
          <w:delText xml:space="preserve">重点提升大尺度长距离任务性能</w:delText>
        </w:r>
      </w:del>
      <w:ins w:id="725" w:author="校正审阅" w:date="2026-09-28T16:08:17Z" w16du:dateUtc="2026-09-28T16:08:17Z">
        <w:r w:rsidR="20260928">
          <w:rPr>
            <w:rFonts w:ascii="Times New Roman" w:eastAsia="SimSun" w:hAnsi="SimSun"/>
            <w:sz w:val="24"/>
            <w:szCs w:val="24"/>
          </w:rPr>
          <w:t xml:space="preserve">通过消融检验</w:t>
        </w:r>
      </w:ins>
      <w:r w:rsidR="20260928">
        <w:rPr>
          <w:rFonts w:ascii="Times New Roman" w:eastAsia="SimSun" w:hAnsi="SimSun"/>
          <w:sz w:val="24"/>
          <w:szCs w:val="24"/>
        </w:rPr>
        <w:t xml:space="preserve">；</w:t>
      </w:r>
    </w:p>
    <w:p w:rsidR="20260928" w:rsidRDefault="20260928" w:rsidP="20260928" w14:paraId="3CDAE5C5" w14:textId="26682DC5">
      <w:pPr>
        <w:pStyle w:val="ListParagraph"/>
        <w:numPr>
          <w:ilvl w:val="0"/>
          <w:numId w:val="5"/>
        </w:numPr>
        <w:spacing w:line="360" w:lineRule="auto"/>
        <w:jc w:val="both"/>
      </w:pPr>
      <w:del w:id="742" w:author="校正审阅" w:date="2026-09-28T16:08:17Z" w16du:dateUtc="2026-09-28T16:08:17Z">
        <w:r w:rsidDel="20260928">
          <w:rPr>
            <w:rFonts w:ascii="Times New Roman" w:eastAsia="SimSun" w:hAnsi="SimSun"/>
            <w:sz w:val="24"/>
            <w:szCs w:val="24"/>
          </w:rPr>
          <w:delText xml:space="preserve">统一</w:delText>
        </w:r>
      </w:del>
      <w:ins w:id="735" w:author="校正审阅" w:date="2026-09-28T16:08:17Z" w16du:dateUtc="2026-09-28T16:08:17Z">
        <w:r w:rsidR="20260928">
          <w:rPr>
            <w:rFonts w:ascii="Times New Roman" w:eastAsia="SimSun" w:hAnsi="SimSun"/>
            <w:sz w:val="24"/>
            <w:szCs w:val="24"/>
          </w:rPr>
          <w:t xml:space="preserve">工程贡献：建立版本化、权限隔离、</w:t>
        </w:r>
      </w:ins>
      <w:r w:rsidR="20260928">
        <w:rPr>
          <w:rFonts w:ascii="Times New Roman" w:eastAsia="SimSun" w:hAnsi="SimSun"/>
          <w:sz w:val="24"/>
          <w:szCs w:val="24"/>
        </w:rPr>
        <w:t xml:space="preserve">可</w:t>
      </w:r>
      <w:del w:id="743" w:author="校正审阅" w:date="2026-09-28T16:08:17Z" w16du:dateUtc="2026-09-28T16:08:17Z">
        <w:r w:rsidDel="20260928">
          <w:rPr>
            <w:rFonts w:ascii="Times New Roman" w:eastAsia="SimSun" w:hAnsi="SimSun"/>
            <w:sz w:val="24"/>
            <w:szCs w:val="24"/>
          </w:rPr>
          <w:delText xml:space="preserve">比的轻量实验平台：基于公开数据集与领域统一的 SR/SG 评测协议构建网格化交互</w:delText>
        </w:r>
      </w:del>
      <w:ins w:id="736" w:author="校正审阅" w:date="2026-09-28T16:08:17Z" w16du:dateUtc="2026-09-28T16:08:17Z">
        <w:r w:rsidR="20260928">
          <w:rPr>
            <w:rFonts w:ascii="Times New Roman" w:eastAsia="SimSun" w:hAnsi="SimSun"/>
            <w:sz w:val="24"/>
            <w:szCs w:val="24"/>
          </w:rPr>
          <w:t xml:space="preserve">复现</w:t>
        </w:r>
      </w:ins>
      <w:r w:rsidR="20260928">
        <w:rPr>
          <w:rFonts w:ascii="Times New Roman" w:eastAsia="SimSun" w:hAnsi="SimSun"/>
          <w:sz w:val="24"/>
          <w:szCs w:val="24"/>
        </w:rPr>
        <w:t xml:space="preserve">实验平台，</w:t>
      </w:r>
      <w:del w:id="744" w:author="校正审阅" w:date="2026-09-28T16:08:17Z" w16du:dateUtc="2026-09-28T16:08:17Z">
        <w:r w:rsidDel="20260928">
          <w:rPr>
            <w:rFonts w:ascii="Times New Roman" w:eastAsia="SimSun" w:hAnsi="SimSun"/>
            <w:sz w:val="24"/>
            <w:szCs w:val="24"/>
          </w:rPr>
          <w:delText xml:space="preserve">为零样本 Agen</w:delText>
        </w:r>
      </w:del>
      <w:ins w:id="737" w:author="校正审阅" w:date="2026-09-28T16:08:17Z" w16du:dateUtc="2026-09-28T16:08:17Z">
        <w:r w:rsidR="20260928">
          <w:rPr>
            <w:rFonts w:ascii="Times New Roman" w:eastAsia="SimSun" w:hAnsi="SimSun"/>
            <w:sz w:val="24"/>
            <w:szCs w:val="24"/>
          </w:rPr>
          <w:t xml:space="preserve">显式记录数据spli</w:t>
        </w:r>
      </w:ins>
      <w:r w:rsidR="20260928">
        <w:rPr>
          <w:rFonts w:ascii="Times New Roman" w:eastAsia="SimSun" w:hAnsi="SimSun"/>
          <w:sz w:val="24"/>
          <w:szCs w:val="24"/>
        </w:rPr>
        <w:t xml:space="preserve">t</w:t>
      </w:r>
      <w:del w:id="745" w:author="校正审阅" w:date="2026-09-28T16:08:17Z" w16du:dateUtc="2026-09-28T16:08:17Z">
        <w:r w:rsidDel="20260928">
          <w:rPr>
            <w:rFonts w:ascii="Times New Roman" w:eastAsia="SimSun" w:hAnsi="SimSun"/>
            <w:sz w:val="24"/>
            <w:szCs w:val="24"/>
          </w:rPr>
          <w:delText xml:space="preserve"> 路线与训练路线提供</w:delText>
        </w:r>
      </w:del>
      <w:ins w:id="738" w:author="校正审阅" w:date="2026-09-28T16:08:17Z" w16du:dateUtc="2026-09-28T16:08:17Z">
        <w:r w:rsidR="20260928">
          <w:rPr>
            <w:rFonts w:ascii="Times New Roman" w:eastAsia="SimSun" w:hAnsi="SimSun"/>
            <w:sz w:val="24"/>
            <w:szCs w:val="24"/>
          </w:rPr>
          <w:t xml:space="preserve">、区域、B/C、视野、动作和目标模态。其作用是支持同协议内</w:t>
        </w:r>
      </w:ins>
      <w:r w:rsidR="20260928">
        <w:rPr>
          <w:rFonts w:ascii="Times New Roman" w:eastAsia="SimSun" w:hAnsi="SimSun"/>
          <w:sz w:val="24"/>
          <w:szCs w:val="24"/>
        </w:rPr>
        <w:t xml:space="preserve">公平</w:t>
      </w:r>
      <w:ins w:id="739" w:author="校正审阅" w:date="2026-09-28T16:08:17Z" w16du:dateUtc="2026-09-28T16:08:17Z">
        <w:r w:rsidR="20260928">
          <w:rPr>
            <w:rFonts w:ascii="Times New Roman" w:eastAsia="SimSun" w:hAnsi="SimSun"/>
            <w:sz w:val="24"/>
            <w:szCs w:val="24"/>
          </w:rPr>
          <w:t xml:space="preserve">比较；不宣称存在无需核</w:t>
        </w:r>
      </w:ins>
      <w:r w:rsidR="20260928">
        <w:rPr>
          <w:rFonts w:ascii="Times New Roman" w:eastAsia="SimSun" w:hAnsi="SimSun"/>
          <w:sz w:val="24"/>
          <w:szCs w:val="24"/>
        </w:rPr>
        <w:t xml:space="preserve">对</w:t>
      </w:r>
      <w:del w:id="746" w:author="校正审阅" w:date="2026-09-28T16:08:17Z" w16du:dateUtc="2026-09-28T16:08:17Z">
        <w:r w:rsidDel="20260928">
          <w:rPr>
            <w:rFonts w:ascii="Times New Roman" w:eastAsia="SimSun" w:hAnsi="SimSun"/>
            <w:sz w:val="24"/>
            <w:szCs w:val="24"/>
          </w:rPr>
          <w:delText xml:space="preserve">比</w:delText>
        </w:r>
      </w:del>
      <w:ins w:id="740" w:author="校正审阅" w:date="2026-09-28T16:08:17Z" w16du:dateUtc="2026-09-28T16:08:17Z">
        <w:r w:rsidR="20260928">
          <w:rPr>
            <w:rFonts w:ascii="Times New Roman" w:eastAsia="SimSun" w:hAnsi="SimSun"/>
            <w:sz w:val="24"/>
            <w:szCs w:val="24"/>
          </w:rPr>
          <w:t xml:space="preserve">即可通用的统一</w:t>
        </w:r>
      </w:ins>
      <w:r w:rsidR="20260928">
        <w:rPr>
          <w:rFonts w:ascii="Times New Roman" w:eastAsia="SimSun" w:hAnsi="SimSun"/>
          <w:sz w:val="24"/>
          <w:szCs w:val="24"/>
        </w:rPr>
        <w:t xml:space="preserve">基</w:t>
      </w:r>
      <w:del w:id="747" w:author="校正审阅" w:date="2026-09-28T16:08:17Z" w16du:dateUtc="2026-09-28T16:08:17Z">
        <w:r w:rsidDel="20260928">
          <w:rPr>
            <w:rFonts w:ascii="Times New Roman" w:eastAsia="SimSun" w:hAnsi="SimSun"/>
            <w:sz w:val="24"/>
            <w:szCs w:val="24"/>
          </w:rPr>
          <w:delText xml:space="preserve">础，兼具可复现性与可扩展性</w:delText>
        </w:r>
      </w:del>
      <w:ins w:id="741" w:author="校正审阅" w:date="2026-09-28T16:08:17Z" w16du:dateUtc="2026-09-28T16:08:17Z">
        <w:r w:rsidR="20260928">
          <w:rPr>
            <w:rFonts w:ascii="Times New Roman" w:eastAsia="SimSun" w:hAnsi="SimSun"/>
            <w:sz w:val="24"/>
            <w:szCs w:val="24"/>
          </w:rPr>
          <w:t xml:space="preserve">准</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八、预期成果与考核指标</w:t>
      </w:r>
    </w:p>
    <w:p>
      <w:pPr>
        <w:spacing w:line="360" w:lineRule="auto"/>
        <w:ind w:firstLine="480"/>
        <w:jc w:val="both"/>
      </w:pPr>
      <w:r>
        <w:rPr>
          <w:rFonts w:ascii="Times New Roman" w:eastAsia="SimSun" w:hAnsi="SimSun"/>
          <w:sz w:val="24"/>
          <w:szCs w:val="24"/>
        </w:rPr>
        <w:t xml:space="preserve">预期成果包括：</w:t>
      </w:r>
    </w:p>
    <w:p>
      <w:pPr>
        <w:pStyle w:val="ListParagraph"/>
        <w:numPr>
          <w:ilvl w:val="0"/>
          <w:numId w:val="6"/>
        </w:numPr>
        <w:spacing w:line="360" w:lineRule="auto"/>
        <w:jc w:val="both"/>
      </w:pPr>
      <w:r>
        <w:rPr>
          <w:rFonts w:ascii="Times New Roman" w:eastAsia="SimSun" w:hAnsi="SimSun"/>
          <w:sz w:val="24"/>
          <w:szCs w:val="24"/>
        </w:rPr>
        <w:t xml:space="preserve">主动地理定位网格化交互实验平台一套（含数据管线、评测与可视化）；</w:t>
      </w:r>
    </w:p>
    <w:p>
      <w:pPr>
        <w:pStyle w:val="ListParagraph"/>
        <w:numPr>
          <w:ilvl w:val="0"/>
          <w:numId w:val="6"/>
        </w:numPr>
        <w:spacing w:line="360" w:lineRule="auto"/>
        <w:jc w:val="both"/>
      </w:pPr>
      <w:r>
        <w:rPr>
          <w:rFonts w:ascii="Times New Roman" w:eastAsia="SimSun" w:hAnsi="SimSun"/>
          <w:sz w:val="24"/>
          <w:szCs w:val="24"/>
        </w:rPr>
        <w:t xml:space="preserve">基于多智能体的主动定位方法系统一套（含记忆与层级搜索模块）；</w:t>
      </w:r>
    </w:p>
    <w:p>
      <w:pPr>
        <w:pStyle w:val="ListParagraph"/>
        <w:numPr>
          <w:ilvl w:val="0"/>
          <w:numId w:val="6"/>
        </w:numPr>
        <w:spacing w:line="360" w:lineRule="auto"/>
        <w:jc w:val="both"/>
      </w:pPr>
      <w:r>
        <w:rPr>
          <w:rFonts w:ascii="Times New Roman" w:eastAsia="SimSun" w:hAnsi="SimSun"/>
          <w:sz w:val="24"/>
          <w:szCs w:val="24"/>
        </w:rPr>
        <w:t xml:space="preserve">完整的对比实验与消融实验分析；</w:t>
      </w:r>
    </w:p>
    <w:p>
      <w:pPr>
        <w:pStyle w:val="ListParagraph"/>
        <w:numPr>
          <w:ilvl w:val="0"/>
          <w:numId w:val="6"/>
        </w:numPr>
        <w:spacing w:line="360" w:lineRule="auto"/>
        <w:jc w:val="both"/>
      </w:pPr>
      <w:r>
        <w:rPr>
          <w:rFonts w:ascii="Times New Roman" w:eastAsia="SimSun" w:hAnsi="SimSun"/>
          <w:sz w:val="24"/>
          <w:szCs w:val="24"/>
        </w:rPr>
        <w:t xml:space="preserve">综合工程设计报告及全部源代码。</w:t>
      </w:r>
    </w:p>
    <w:p>
      <w:pPr>
        <w:keepNext/>
        <w:spacing w:after="100" w:before="200" w:line="300" w:lineRule="auto"/>
        <w:jc w:val="center"/>
      </w:pPr>
      <w:r>
        <w:rPr>
          <w:rFonts w:ascii="Times New Roman" w:eastAsia="SimHei" w:hAnsi="SimHei"/>
          <w:b/>
          <w:bCs/>
          <w:sz w:val="21"/>
          <w:szCs w:val="21"/>
        </w:rPr>
        <w:t xml:space="preserve">表 2  预期考核指标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706"/>
      </w:tblGrid>
      <w:tr>
        <w:trPr>
          <w:cantSplit/>
          <w:tblHeader/>
        </w:trPr>
        <w:tc>
          <w:tcPr>
            <w:tcW w:type="dxa" w:w="19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指标</w:t>
            </w:r>
          </w:p>
        </w:tc>
        <w:tc>
          <w:tcPr>
            <w:tcW w:type="dxa" w:w="37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定义</w:t>
            </w:r>
          </w:p>
        </w:tc>
        <w:tc>
          <w:tcPr>
            <w:tcW w:type="dxa" w:w="27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预期目标</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SR（成功率）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搜索预算内成功抵达目标网格的任务占比</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51BEC0B" w14:textId="384371DD">
            <w:pPr>
              <w:spacing w:line="280" w:lineRule="auto"/>
              <w:jc w:val="left"/>
            </w:pPr>
            <w:del w:id="750" w:author="校正审阅" w:date="2026-09-28T16:08:18Z" w16du:dateUtc="2026-09-28T16:08:18Z">
              <w:r w:rsidDel="20260928">
                <w:rPr>
                  <w:rFonts w:ascii="Times New Roman" w:eastAsia="SimSun" w:hAnsi="SimSun"/>
                  <w:b w:val="false"/>
                  <w:bCs w:val="false"/>
                  <w:sz w:val="20"/>
                  <w:szCs w:val="20"/>
                </w:rPr>
                <w:delText xml:space="preserve">MASA 标准设置</w:delText>
              </w:r>
            </w:del>
            <w:ins w:id="748" w:author="校正审阅" w:date="2026-09-28T16:08:18Z" w16du:dateUtc="2026-09-28T16:08:18Z">
              <w:r w:rsidR="20260928">
                <w:rPr>
                  <w:rFonts w:ascii="Times New Roman" w:eastAsia="SimSun" w:hAnsi="SimSun"/>
                  <w:b w:val="false"/>
                  <w:bCs w:val="false"/>
                  <w:sz w:val="20"/>
                  <w:szCs w:val="20"/>
                </w:rPr>
                <w:t xml:space="preserve">待检验：同协议</w:t>
              </w:r>
            </w:ins>
            <w:r w:rsidR="20260928">
              <w:rPr>
                <w:rFonts w:ascii="Times New Roman" w:eastAsia="SimSun" w:hAnsi="SimSun"/>
                <w:b w:val="false"/>
                <w:bCs w:val="false"/>
                <w:sz w:val="20"/>
                <w:szCs w:val="20"/>
              </w:rPr>
              <w:t xml:space="preserve">下与</w:t>
            </w:r>
            <w:del w:id="751" w:author="校正审阅" w:date="2026-09-28T16:08:18Z" w16du:dateUtc="2026-09-28T16:08:18Z">
              <w:r w:rsidDel="20260928">
                <w:rPr>
                  <w:rFonts w:ascii="Times New Roman" w:eastAsia="SimSun" w:hAnsi="SimSun"/>
                  <w:b w:val="false"/>
                  <w:bCs w:val="false"/>
                  <w:sz w:val="20"/>
                  <w:szCs w:val="20"/>
                </w:rPr>
                <w:delText xml:space="preserve"> GOMAA-Geo </w:delText>
              </w:r>
            </w:del>
            <w:ins w:id="749" w:author="校正审阅" w:date="2026-09-28T16:08:18Z" w16du:dateUtc="2026-09-28T16:08:18Z">
              <w:r w:rsidR="20260928">
                <w:rPr>
                  <w:rFonts w:ascii="Times New Roman" w:eastAsia="SimSun" w:hAnsi="SimSun"/>
                  <w:b w:val="false"/>
                  <w:bCs w:val="false"/>
                  <w:sz w:val="20"/>
                  <w:szCs w:val="20"/>
                </w:rPr>
                <w:t xml:space="preserve">训练式</w:t>
              </w:r>
            </w:ins>
            <w:r w:rsidR="20260928">
              <w:rPr>
                <w:rFonts w:ascii="Times New Roman" w:eastAsia="SimSun" w:hAnsi="SimSun"/>
                <w:b w:val="false"/>
                <w:bCs w:val="false"/>
                <w:sz w:val="20"/>
                <w:szCs w:val="20"/>
              </w:rPr>
              <w:t xml:space="preserve">基线相当</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SG（终止网格距离）</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任务结束时智能体与目标网格的曼哈顿距离</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D1D5715" w14:textId="120EE6FD">
            <w:pPr>
              <w:spacing w:line="280" w:lineRule="auto"/>
              <w:jc w:val="left"/>
            </w:pPr>
            <w:ins w:id="752" w:author="校正审阅" w:date="2026-09-28T16:08:18Z" w16du:dateUtc="2026-09-28T16:08:18Z">
              <w:r w:rsidR="20260928">
                <w:rPr>
                  <w:rFonts w:ascii="Times New Roman" w:eastAsia="SimSun" w:hAnsi="SimSun"/>
                  <w:b w:val="false"/>
                  <w:bCs w:val="false"/>
                  <w:sz w:val="20"/>
                  <w:szCs w:val="20"/>
                </w:rPr>
                <w:t xml:space="preserve">待检验：同协议下</w:t>
              </w:r>
            </w:ins>
            <w:r w:rsidR="20260928">
              <w:rPr>
                <w:rFonts w:ascii="Times New Roman" w:eastAsia="SimSun" w:hAnsi="SimSun"/>
                <w:b w:val="false"/>
                <w:bCs w:val="false"/>
                <w:sz w:val="20"/>
                <w:szCs w:val="20"/>
              </w:rPr>
              <w:t xml:space="preserve">不高于</w:t>
            </w:r>
            <w:del w:id="754" w:author="校正审阅" w:date="2026-09-28T16:08:18Z" w16du:dateUtc="2026-09-28T16:08:18Z">
              <w:r w:rsidDel="20260928">
                <w:rPr>
                  <w:rFonts w:ascii="Times New Roman" w:eastAsia="SimSun" w:hAnsi="SimSun"/>
                  <w:b w:val="false"/>
                  <w:bCs w:val="false"/>
                  <w:sz w:val="20"/>
                  <w:szCs w:val="20"/>
                </w:rPr>
                <w:delText xml:space="preserve"> GOMAA-Geo 基线</w:delText>
              </w:r>
            </w:del>
            <w:ins w:id="753" w:author="校正审阅" w:date="2026-09-28T16:08:18Z" w16du:dateUtc="2026-09-28T16:08:18Z">
              <w:r w:rsidR="20260928">
                <w:rPr>
                  <w:rFonts w:ascii="Times New Roman" w:eastAsia="SimSun" w:hAnsi="SimSun"/>
                  <w:b w:val="false"/>
                  <w:bCs w:val="false"/>
                  <w:sz w:val="20"/>
                  <w:szCs w:val="20"/>
                </w:rPr>
                <w:t xml:space="preserve">对照</w:t>
              </w:r>
            </w:ins>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大网格成功率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E56DAB1" w14:textId="1F5FDE2E">
            <w:pPr>
              <w:spacing w:line="280" w:lineRule="auto"/>
              <w:jc w:val="left"/>
            </w:pPr>
            <w:ins w:id="755" w:author="校正审阅" w:date="2026-09-28T16:08:18Z" w16du:dateUtc="2026-09-28T16:08:18Z">
              <w:r w:rsidR="20260928">
                <w:rPr>
                  <w:rFonts w:ascii="Times New Roman" w:eastAsia="SimSun" w:hAnsi="SimSun"/>
                  <w:b w:val="false"/>
                  <w:bCs w:val="false"/>
                  <w:sz w:val="20"/>
                  <w:szCs w:val="20"/>
                </w:rPr>
                <w:t xml:space="preserve">明确B/C、视野和区域的</w:t>
              </w:r>
            </w:ins>
            <w:r w:rsidR="20260928">
              <w:rPr>
                <w:rFonts w:ascii="Times New Roman" w:eastAsia="SimSun" w:hAnsi="SimSun"/>
                <w:b w:val="false"/>
                <w:bCs w:val="false"/>
                <w:sz w:val="20"/>
                <w:szCs w:val="20"/>
              </w:rPr>
              <w:t xml:space="preserve">10×10</w:t>
            </w:r>
            <w:del w:id="757" w:author="校正审阅" w:date="2026-09-28T16:08:18Z" w16du:dateUtc="2026-09-28T16:08:18Z">
              <w:r w:rsidDel="20260928">
                <w:rPr>
                  <w:rFonts w:ascii="Times New Roman" w:eastAsia="SimSun" w:hAnsi="SimSun"/>
                  <w:b w:val="false"/>
                  <w:bCs w:val="false"/>
                  <w:sz w:val="20"/>
                  <w:szCs w:val="20"/>
                </w:rPr>
                <w:delText xml:space="preserve"> </w:delText>
              </w:r>
            </w:del>
            <w:r w:rsidR="20260928">
              <w:rPr>
                <w:rFonts w:ascii="Times New Roman" w:eastAsia="SimSun" w:hAnsi="SimSun"/>
                <w:b w:val="false"/>
                <w:bCs w:val="false"/>
                <w:sz w:val="20"/>
                <w:szCs w:val="20"/>
              </w:rPr>
              <w:t xml:space="preserve">及以上</w:t>
            </w:r>
            <w:del w:id="758" w:author="校正审阅" w:date="2026-09-28T16:08:18Z" w16du:dateUtc="2026-09-28T16:08:18Z">
              <w:r w:rsidDel="20260928">
                <w:rPr>
                  <w:rFonts w:ascii="Times New Roman" w:eastAsia="SimSun" w:hAnsi="SimSun"/>
                  <w:b w:val="false"/>
                  <w:bCs w:val="false"/>
                  <w:sz w:val="20"/>
                  <w:szCs w:val="20"/>
                </w:rPr>
                <w:delText xml:space="preserve">网格设置下的 SR</w:delText>
              </w:r>
            </w:del>
            <w:ins w:id="756" w:author="校正审阅" w:date="2026-09-28T16:08:18Z" w16du:dateUtc="2026-09-28T16:08:18Z">
              <w:r w:rsidR="20260928">
                <w:rPr>
                  <w:rFonts w:ascii="Times New Roman" w:eastAsia="SimSun" w:hAnsi="SimSun"/>
                  <w:b w:val="false"/>
                  <w:bCs w:val="false"/>
                  <w:sz w:val="20"/>
                  <w:szCs w:val="20"/>
                </w:rPr>
                <w:t xml:space="preserve">测试</w:t>
              </w:r>
            </w:ins>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21B21485" w14:textId="7CED450B">
            <w:pPr>
              <w:spacing w:line="280" w:lineRule="auto"/>
              <w:jc w:val="left"/>
            </w:pPr>
            <w:del w:id="761" w:author="校正审阅" w:date="2026-09-28T16:08:18Z" w16du:dateUtc="2026-09-28T16:08:18Z">
              <w:r w:rsidDel="20260928">
                <w:rPr>
                  <w:rFonts w:ascii="Times New Roman" w:eastAsia="SimSun" w:hAnsi="SimSun"/>
                  <w:b w:val="false"/>
                  <w:bCs w:val="false"/>
                  <w:sz w:val="20"/>
                  <w:szCs w:val="20"/>
                </w:rPr>
                <w:delText xml:space="preserve">优于最优基线，争取</w:delText>
              </w:r>
            </w:del>
            <w:ins w:id="759" w:author="校正审阅" w:date="2026-09-28T16:08:18Z" w16du:dateUtc="2026-09-28T16:08:18Z">
              <w:r w:rsidR="20260928">
                <w:rPr>
                  <w:rFonts w:ascii="Times New Roman" w:eastAsia="SimSun" w:hAnsi="SimSun"/>
                  <w:b w:val="false"/>
                  <w:bCs w:val="false"/>
                  <w:sz w:val="20"/>
                  <w:szCs w:val="20"/>
                </w:rPr>
                <w:t xml:space="preserve">探索性假设：SR</w:t>
              </w:r>
            </w:ins>
            <w:r w:rsidR="20260928">
              <w:rPr>
                <w:rFonts w:ascii="Times New Roman" w:eastAsia="SimSun" w:hAnsi="SimSun"/>
                <w:b w:val="false"/>
                <w:bCs w:val="false"/>
                <w:sz w:val="20"/>
                <w:szCs w:val="20"/>
              </w:rPr>
              <w:t xml:space="preserve">提</w:t>
            </w:r>
            <w:del w:id="762" w:author="校正审阅" w:date="2026-09-28T16:08:18Z" w16du:dateUtc="2026-09-28T16:08:18Z">
              <w:r w:rsidDel="20260928">
                <w:rPr>
                  <w:rFonts w:ascii="Times New Roman" w:eastAsia="SimSun" w:hAnsi="SimSun"/>
                  <w:b w:val="false"/>
                  <w:bCs w:val="false"/>
                  <w:sz w:val="20"/>
                  <w:szCs w:val="20"/>
                </w:rPr>
                <w:delText xml:space="preserve">升 </w:delText>
              </w:r>
            </w:del>
            <w:ins w:id="760" w:author="校正审阅" w:date="2026-09-28T16:08:18Z" w16du:dateUtc="2026-09-28T16:08:18Z">
              <w:r w:rsidR="20260928">
                <w:rPr>
                  <w:rFonts w:ascii="Times New Roman" w:eastAsia="SimSun" w:hAnsi="SimSun"/>
                  <w:b w:val="false"/>
                  <w:bCs w:val="false"/>
                  <w:sz w:val="20"/>
                  <w:szCs w:val="20"/>
                </w:rPr>
                <w:t xml:space="preserve">高</w:t>
              </w:r>
            </w:ins>
            <w:r w:rsidR="20260928">
              <w:rPr>
                <w:rFonts w:ascii="Times New Roman" w:eastAsia="SimSun" w:hAnsi="SimSun"/>
                <w:b w:val="false"/>
                <w:bCs w:val="false"/>
                <w:sz w:val="20"/>
                <w:szCs w:val="20"/>
              </w:rPr>
              <w:t xml:space="preserve">5</w:t>
            </w:r>
            <w:del w:id="763" w:author="校正审阅" w:date="2026-09-28T16:08:18Z" w16du:dateUtc="2026-09-28T16:08:18Z">
              <w:r w:rsidDel="20260928">
                <w:rPr>
                  <w:rFonts w:ascii="Times New Roman" w:eastAsia="SimSun" w:hAnsi="SimSun"/>
                  <w:b w:val="false"/>
                  <w:bCs w:val="false"/>
                  <w:sz w:val="20"/>
                  <w:szCs w:val="20"/>
                </w:rPr>
                <w:delText xml:space="preserve"> </w:delText>
              </w:r>
            </w:del>
            <w:r w:rsidR="20260928">
              <w:rPr>
                <w:rFonts w:ascii="Times New Roman" w:eastAsia="SimSun" w:hAnsi="SimSun"/>
                <w:b w:val="false"/>
                <w:bCs w:val="false"/>
                <w:sz w:val="20"/>
                <w:szCs w:val="20"/>
              </w:rPr>
              <w:t xml:space="preserve">个百分点</w:t>
            </w:r>
            <w:del w:id="764" w:author="校正审阅" w:date="2026-09-28T16:08:18Z" w16du:dateUtc="2026-09-28T16:08:18Z">
              <w:r w:rsidDel="20260928">
                <w:rPr>
                  <w:rFonts w:ascii="Times New Roman" w:eastAsia="SimSun" w:hAnsi="SimSun"/>
                  <w:b w:val="false"/>
                  <w:bCs w:val="false"/>
                  <w:sz w:val="20"/>
                  <w:szCs w:val="20"/>
                </w:rPr>
                <w:delText xml:space="preserve">以上</w:delText>
              </w:r>
            </w:del>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重复访问率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AD8C7EF" w14:textId="2B83371F">
            <w:pPr>
              <w:spacing w:line="280" w:lineRule="auto"/>
              <w:jc w:val="left"/>
            </w:pPr>
            <w:r w:rsidR="20260928">
              <w:rPr>
                <w:rFonts w:ascii="Times New Roman" w:eastAsia="SimSun" w:hAnsi="SimSun"/>
                <w:b w:val="false"/>
                <w:bCs w:val="false"/>
                <w:sz w:val="20"/>
                <w:szCs w:val="20"/>
              </w:rPr>
              <w:t xml:space="preserve">重</w:t>
            </w:r>
            <w:del w:id="774" w:author="校正审阅" w:date="2026-09-28T16:08:18Z" w16du:dateUtc="2026-09-28T16:08:18Z">
              <w:r w:rsidDel="20260928">
                <w:rPr>
                  <w:rFonts w:ascii="Times New Roman" w:eastAsia="SimSun" w:hAnsi="SimSun"/>
                  <w:b w:val="false"/>
                  <w:bCs w:val="false"/>
                  <w:sz w:val="20"/>
                  <w:szCs w:val="20"/>
                </w:rPr>
                <w:delText xml:space="preserve">复</w:delText>
              </w:r>
            </w:del>
            <w:ins w:id="771" w:author="校正审阅" w:date="2026-09-28T16:08:18Z" w16du:dateUtc="2026-09-28T16:08:18Z">
              <w:r w:rsidR="20260928">
                <w:rPr>
                  <w:rFonts w:ascii="Times New Roman" w:eastAsia="SimSun" w:hAnsi="SimSun"/>
                  <w:b w:val="false"/>
                  <w:bCs w:val="false"/>
                  <w:sz w:val="20"/>
                  <w:szCs w:val="20"/>
                </w:rPr>
                <w:t xml:space="preserve">访动作数/实际动作数；起点计已</w:t>
              </w:r>
            </w:ins>
            <w:r w:rsidR="20260928">
              <w:rPr>
                <w:rFonts w:ascii="Times New Roman" w:eastAsia="SimSun" w:hAnsi="SimSun"/>
                <w:b w:val="false"/>
                <w:bCs w:val="false"/>
                <w:sz w:val="20"/>
                <w:szCs w:val="20"/>
              </w:rPr>
              <w:t xml:space="preserve">访问</w:t>
            </w:r>
            <w:del w:id="775" w:author="校正审阅" w:date="2026-09-28T16:08:18Z" w16du:dateUtc="2026-09-28T16:08:18Z">
              <w:r w:rsidDel="20260928">
                <w:rPr>
                  <w:rFonts w:ascii="Times New Roman" w:eastAsia="SimSun" w:hAnsi="SimSun"/>
                  <w:b w:val="false"/>
                  <w:bCs w:val="false"/>
                  <w:sz w:val="20"/>
                  <w:szCs w:val="20"/>
                </w:rPr>
                <w:delText xml:space="preserve">已探索网格的</w:delText>
              </w:r>
            </w:del>
            <w:ins w:id="772" w:author="校正审阅" w:date="2026-09-28T16:08:18Z" w16du:dateUtc="2026-09-28T16:08:18Z">
              <w:r w:rsidR="20260928">
                <w:rPr>
                  <w:rFonts w:ascii="Times New Roman" w:eastAsia="SimSun" w:hAnsi="SimSun"/>
                  <w:b w:val="false"/>
                  <w:bCs w:val="false"/>
                  <w:sz w:val="20"/>
                  <w:szCs w:val="20"/>
                </w:rPr>
                <w:t xml:space="preserve">，零</w:t>
              </w:r>
            </w:ins>
            <w:r w:rsidR="20260928">
              <w:rPr>
                <w:rFonts w:ascii="Times New Roman" w:eastAsia="SimSun" w:hAnsi="SimSun"/>
                <w:b w:val="false"/>
                <w:bCs w:val="false"/>
                <w:sz w:val="20"/>
                <w:szCs w:val="20"/>
              </w:rPr>
              <w:t xml:space="preserve">步</w:t>
            </w:r>
            <w:del w:id="776" w:author="校正审阅" w:date="2026-09-28T16:08:18Z" w16du:dateUtc="2026-09-28T16:08:18Z">
              <w:r w:rsidDel="20260928">
                <w:rPr>
                  <w:rFonts w:ascii="Times New Roman" w:eastAsia="SimSun" w:hAnsi="SimSun"/>
                  <w:b w:val="false"/>
                  <w:bCs w:val="false"/>
                  <w:sz w:val="20"/>
                  <w:szCs w:val="20"/>
                </w:rPr>
                <w:delText xml:space="preserve">数占总步数比例</w:delText>
              </w:r>
            </w:del>
            <w:ins w:id="773" w:author="校正审阅" w:date="2026-09-28T16:08:18Z" w16du:dateUtc="2026-09-28T16:08:18Z">
              <w:r w:rsidR="20260928">
                <w:rPr>
                  <w:rFonts w:ascii="Times New Roman" w:eastAsia="SimSun" w:hAnsi="SimSun"/>
                  <w:b w:val="false"/>
                  <w:bCs w:val="false"/>
                  <w:sz w:val="20"/>
                  <w:szCs w:val="20"/>
                </w:rPr>
                <w:t xml:space="preserve">任务单列</w:t>
              </w:r>
            </w:ins>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CD8FB6B" w14:textId="56356A16">
            <w:pPr>
              <w:spacing w:line="280" w:lineRule="auto"/>
              <w:jc w:val="left"/>
            </w:pPr>
            <w:ins w:id="765" w:author="校正审阅" w:date="2026-09-28T16:08:18Z" w16du:dateUtc="2026-09-28T16:08:18Z">
              <w:r w:rsidR="20260928">
                <w:rPr>
                  <w:rFonts w:ascii="Times New Roman" w:eastAsia="SimSun" w:hAnsi="SimSun"/>
                  <w:b w:val="false"/>
                  <w:bCs w:val="false"/>
                  <w:sz w:val="20"/>
                  <w:szCs w:val="20"/>
                </w:rPr>
                <w:t xml:space="preserve">探索性假设：</w:t>
              </w:r>
            </w:ins>
            <w:r w:rsidR="20260928">
              <w:rPr>
                <w:rFonts w:ascii="Times New Roman" w:eastAsia="SimSun" w:hAnsi="SimSun"/>
                <w:b w:val="false"/>
                <w:bCs w:val="false"/>
                <w:sz w:val="20"/>
                <w:szCs w:val="20"/>
              </w:rPr>
              <w:t xml:space="preserve">较无记忆</w:t>
            </w:r>
            <w:del w:id="767" w:author="校正审阅" w:date="2026-09-28T16:08:18Z" w16du:dateUtc="2026-09-28T16:08:18Z">
              <w:r w:rsidDel="20260928">
                <w:rPr>
                  <w:rFonts w:ascii="Times New Roman" w:eastAsia="SimSun" w:hAnsi="SimSun"/>
                  <w:b w:val="false"/>
                  <w:bCs w:val="false"/>
                  <w:sz w:val="20"/>
                  <w:szCs w:val="20"/>
                </w:rPr>
                <w:delText xml:space="preserve">消融</w:delText>
              </w:r>
            </w:del>
            <w:r w:rsidR="20260928">
              <w:rPr>
                <w:rFonts w:ascii="Times New Roman" w:eastAsia="SimSun" w:hAnsi="SimSun"/>
                <w:b w:val="false"/>
                <w:bCs w:val="false"/>
                <w:sz w:val="20"/>
                <w:szCs w:val="20"/>
              </w:rPr>
              <w:t xml:space="preserve">版</w:t>
            </w:r>
            <w:del w:id="768" w:author="校正审阅" w:date="2026-09-28T16:08:18Z" w16du:dateUtc="2026-09-28T16:08:18Z">
              <w:r w:rsidDel="20260928">
                <w:rPr>
                  <w:rFonts w:ascii="Times New Roman" w:eastAsia="SimSun" w:hAnsi="SimSun"/>
                  <w:b w:val="false"/>
                  <w:bCs w:val="false"/>
                  <w:sz w:val="20"/>
                  <w:szCs w:val="20"/>
                </w:rPr>
                <w:delText xml:space="preserve">本</w:delText>
              </w:r>
            </w:del>
            <w:ins w:id="766" w:author="校正审阅" w:date="2026-09-28T16:08:18Z" w16du:dateUtc="2026-09-28T16:08:18Z">
              <w:r w:rsidR="20260928">
                <w:rPr>
                  <w:rFonts w:ascii="Times New Roman" w:eastAsia="SimSun" w:hAnsi="SimSun"/>
                  <w:b w:val="false"/>
                  <w:bCs w:val="false"/>
                  <w:sz w:val="20"/>
                  <w:szCs w:val="20"/>
                </w:rPr>
                <w:t xml:space="preserve">相对</w:t>
              </w:r>
            </w:ins>
            <w:r w:rsidR="20260928">
              <w:rPr>
                <w:rFonts w:ascii="Times New Roman" w:eastAsia="SimSun" w:hAnsi="SimSun"/>
                <w:b w:val="false"/>
                <w:bCs w:val="false"/>
                <w:sz w:val="20"/>
                <w:szCs w:val="20"/>
              </w:rPr>
              <w:t xml:space="preserve">下降</w:t>
            </w:r>
            <w:del w:id="769" w:author="校正审阅" w:date="2026-09-28T16:08:18Z" w16du:dateUtc="2026-09-28T16:08:18Z">
              <w:r w:rsidDel="20260928">
                <w:rPr>
                  <w:rFonts w:ascii="Times New Roman" w:eastAsia="SimSun" w:hAnsi="SimSun"/>
                  <w:b w:val="false"/>
                  <w:bCs w:val="false"/>
                  <w:sz w:val="20"/>
                  <w:szCs w:val="20"/>
                </w:rPr>
                <w:delText xml:space="preserve"> </w:delText>
              </w:r>
            </w:del>
            <w:r w:rsidR="20260928">
              <w:rPr>
                <w:rFonts w:ascii="Times New Roman" w:eastAsia="SimSun" w:hAnsi="SimSun"/>
                <w:b w:val="false"/>
                <w:bCs w:val="false"/>
                <w:sz w:val="20"/>
                <w:szCs w:val="20"/>
              </w:rPr>
              <w:t xml:space="preserve">30%</w:t>
            </w:r>
            <w:del w:id="770" w:author="校正审阅" w:date="2026-09-28T16:08:18Z" w16du:dateUtc="2026-09-28T16:08:18Z">
              <w:r w:rsidDel="20260928">
                <w:rPr>
                  <w:rFonts w:ascii="Times New Roman" w:eastAsia="SimSun" w:hAnsi="SimSun"/>
                  <w:b w:val="false"/>
                  <w:bCs w:val="false"/>
                  <w:sz w:val="20"/>
                  <w:szCs w:val="20"/>
                </w:rPr>
                <w:delText xml:space="preserve"> 以上（争取）</w:delText>
              </w:r>
            </w:del>
          </w:p>
        </w:tc>
      </w:tr>
    </w:tbl>
    <w:p>
      <w:pPr>
        <w:spacing w:line="240" w:lineRule="auto"/>
      </w:pPr>
    </w:p>
    <w:p w:rsidR="20260928" w:rsidRDefault="20260928" w:rsidP="20260928" w14:paraId="4EB1F074" w14:textId="11B37F36">
      <w:pPr>
        <w:spacing w:line="360" w:lineRule="auto"/>
        <w:ind w:firstLine="480"/>
        <w:jc w:val="both"/>
      </w:pPr>
      <w:r w:rsidR="20260928">
        <w:rPr>
          <w:rFonts w:ascii="Times New Roman" w:eastAsia="SimSun" w:hAnsi="SimSun"/>
          <w:sz w:val="24"/>
          <w:szCs w:val="24"/>
        </w:rPr>
        <w:t xml:space="preserve">SR</w:t>
      </w:r>
      <w:del w:id="786" w:author="校正审阅" w:date="2026-09-28T16:08:18Z" w16du:dateUtc="2026-09-28T16:08:18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与</w:t>
      </w:r>
      <w:del w:id="787" w:author="校正审阅" w:date="2026-09-28T16:08:18Z" w16du:dateUtc="2026-09-28T16:08:18Z">
        <w:r w:rsidDel="20260928">
          <w:rPr>
            <w:rFonts w:ascii="Times New Roman" w:eastAsia="SimSun" w:hAnsi="SimSun"/>
            <w:sz w:val="24"/>
            <w:szCs w:val="24"/>
          </w:rPr>
          <w:delText xml:space="preserve"> </w:delText>
        </w:r>
      </w:del>
      <w:r w:rsidR="20260928">
        <w:rPr>
          <w:rFonts w:ascii="Times New Roman" w:eastAsia="SimSun" w:hAnsi="SimSun"/>
          <w:sz w:val="24"/>
          <w:szCs w:val="24"/>
        </w:rPr>
        <w:t xml:space="preserve">SG</w:t>
      </w:r>
      <w:del w:id="788" w:author="校正审阅" w:date="2026-09-28T16:08:18Z" w16du:dateUtc="2026-09-28T16:08:18Z">
        <w:r w:rsidDel="20260928">
          <w:rPr>
            <w:rFonts w:ascii="Times New Roman" w:eastAsia="SimSun" w:hAnsi="SimSun"/>
            <w:sz w:val="24"/>
            <w:szCs w:val="24"/>
          </w:rPr>
          <w:delText xml:space="preserve"> 为主动地理定位领域统一采用的评价指标</w:delText>
        </w:r>
      </w:del>
      <w:ins w:id="777" w:author="校正审阅" w:date="2026-09-28T16:08:18Z" w16du:dateUtc="2026-09-28T16:08:18Z">
        <w:r w:rsidR="20260928">
          <w:rPr>
            <w:rFonts w:ascii="Times New Roman" w:eastAsia="SimSun" w:hAnsi="SimSun"/>
            <w:sz w:val="24"/>
            <w:szCs w:val="24"/>
          </w:rPr>
          <w:t xml:space="preserve">见相关AGL论文</w:t>
        </w:r>
      </w:ins>
      <w:r w:rsidR="20260928">
        <w:rPr>
          <w:rFonts w:ascii="Times New Roman" w:eastAsia="SimSun" w:hAnsi="SimSun"/>
          <w:sz w:val="24"/>
          <w:szCs w:val="24"/>
        </w:rPr>
        <w:t xml:space="preserve">[</w:t>
      </w:r>
      <w:ins w:id="778" w:author="校正审阅" w:date="2026-09-28T16:08:18Z" w16du:dateUtc="2026-09-28T16:08:18Z">
        <w:r w:rsidR="20260928">
          <w:rPr>
            <w:rFonts w:ascii="Times New Roman" w:eastAsia="SimSun" w:hAnsi="SimSun"/>
            <w:sz w:val="24"/>
            <w:szCs w:val="24"/>
          </w:rPr>
          <w:t xml:space="preserve">2,</w:t>
        </w:r>
      </w:ins>
      <w:r w:rsidR="20260928">
        <w:rPr>
          <w:rFonts w:ascii="Times New Roman" w:eastAsia="SimSun" w:hAnsi="SimSun"/>
          <w:sz w:val="24"/>
          <w:szCs w:val="24"/>
        </w:rPr>
        <w:t xml:space="preserve">3]，</w:t>
      </w:r>
      <w:ins w:id="779" w:author="校正审阅" w:date="2026-09-28T16:08:18Z" w16du:dateUtc="2026-09-28T16:08:18Z">
        <w:r w:rsidR="20260928">
          <w:rPr>
            <w:rFonts w:ascii="Times New Roman" w:eastAsia="SimSun" w:hAnsi="SimSun"/>
            <w:sz w:val="24"/>
            <w:szCs w:val="24"/>
          </w:rPr>
          <w:t xml:space="preserve">但指标名称相同不</w:t>
        </w:r>
      </w:ins>
      <w:r w:rsidR="20260928">
        <w:rPr>
          <w:rFonts w:ascii="Times New Roman" w:eastAsia="SimSun" w:hAnsi="SimSun"/>
          <w:sz w:val="24"/>
          <w:szCs w:val="24"/>
        </w:rPr>
        <w:t xml:space="preserve">保证</w:t>
      </w:r>
      <w:del w:id="789" w:author="校正审阅" w:date="2026-09-28T16:08:18Z" w16du:dateUtc="2026-09-28T16:08:18Z">
        <w:r w:rsidDel="20260928">
          <w:rPr>
            <w:rFonts w:ascii="Times New Roman" w:eastAsia="SimSun" w:hAnsi="SimSun"/>
            <w:sz w:val="24"/>
            <w:szCs w:val="24"/>
          </w:rPr>
          <w:delText xml:space="preserve">与已有工作直接</w:delText>
        </w:r>
      </w:del>
      <w:ins w:id="780" w:author="校正审阅" w:date="2026-09-28T16:08:18Z" w16du:dateUtc="2026-09-28T16:08:18Z">
        <w:r w:rsidR="20260928">
          <w:rPr>
            <w:rFonts w:ascii="Times New Roman" w:eastAsia="SimSun" w:hAnsi="SimSun"/>
            <w:sz w:val="24"/>
            <w:szCs w:val="24"/>
          </w:rPr>
          <w:t xml:space="preserve">实验</w:t>
        </w:r>
      </w:ins>
      <w:r w:rsidR="20260928">
        <w:rPr>
          <w:rFonts w:ascii="Times New Roman" w:eastAsia="SimSun" w:hAnsi="SimSun"/>
          <w:sz w:val="24"/>
          <w:szCs w:val="24"/>
        </w:rPr>
        <w:t xml:space="preserve">可比</w:t>
      </w:r>
      <w:del w:id="790" w:author="校正审阅" w:date="2026-09-28T16:08:18Z" w16du:dateUtc="2026-09-28T16:08:18Z">
        <w:r w:rsidDel="20260928">
          <w:rPr>
            <w:rFonts w:ascii="Times New Roman" w:eastAsia="SimSun" w:hAnsi="SimSun"/>
            <w:sz w:val="24"/>
            <w:szCs w:val="24"/>
          </w:rPr>
          <w:delText xml:space="preserve">；平</w:delText>
        </w:r>
      </w:del>
      <w:ins w:id="781" w:author="校正审阅" w:date="2026-09-28T16:08:18Z" w16du:dateUtc="2026-09-28T16:08:18Z">
        <w:r w:rsidR="20260928">
          <w:rPr>
            <w:rFonts w:ascii="Times New Roman" w:eastAsia="SimSun" w:hAnsi="SimSun"/>
            <w:sz w:val="24"/>
            <w:szCs w:val="24"/>
          </w:rPr>
          <w:t xml:space="preserve">。SR按预算内首次命中率统计，SG为终止位置至目标的曼哈顿距离，</w:t>
        </w:r>
      </w:ins>
      <w:r w:rsidR="20260928">
        <w:rPr>
          <w:rFonts w:ascii="Times New Roman" w:eastAsia="SimSun" w:hAnsi="SimSun"/>
          <w:sz w:val="24"/>
          <w:szCs w:val="24"/>
        </w:rPr>
        <w:t xml:space="preserve">均</w:t>
      </w:r>
      <w:del w:id="791" w:author="校正审阅" w:date="2026-09-28T16:08:18Z" w16du:dateUtc="2026-09-28T16:08:18Z">
        <w:r w:rsidDel="20260928">
          <w:rPr>
            <w:rFonts w:ascii="Times New Roman" w:eastAsia="SimSun" w:hAnsi="SimSun"/>
            <w:sz w:val="24"/>
            <w:szCs w:val="24"/>
          </w:rPr>
          <w:delText xml:space="preserve">步数、VLM 调用次数等效率指标作为辅助分析项</w:delText>
        </w:r>
      </w:del>
      <w:ins w:id="782" w:author="校正审阅" w:date="2026-09-28T16:08:18Z" w16du:dateUtc="2026-09-28T16:08:18Z">
        <w:r w:rsidR="20260928">
          <w:rPr>
            <w:rFonts w:ascii="Times New Roman" w:eastAsia="SimSun" w:hAnsi="SimSun"/>
            <w:sz w:val="24"/>
            <w:szCs w:val="24"/>
          </w:rPr>
          <w:t xml:space="preserve">由隔离评测器计算</w:t>
        </w:r>
      </w:ins>
      <w:r w:rsidR="20260928">
        <w:rPr>
          <w:rFonts w:ascii="Times New Roman" w:eastAsia="SimSun" w:hAnsi="SimSun"/>
          <w:sz w:val="24"/>
          <w:szCs w:val="24"/>
        </w:rPr>
        <w:t xml:space="preserve">。</w:t>
      </w:r>
      <w:del w:id="792" w:author="校正审阅" w:date="2026-09-28T16:08:18Z" w16du:dateUtc="2026-09-28T16:08:18Z">
        <w:r w:rsidDel="20260928">
          <w:rPr>
            <w:rFonts w:ascii="Times New Roman" w:eastAsia="SimSun" w:hAnsi="SimSun"/>
            <w:sz w:val="24"/>
            <w:szCs w:val="24"/>
          </w:rPr>
          <w:delText xml:space="preserve">上</w:delText>
        </w:r>
      </w:del>
      <w:r w:rsidR="20260928">
        <w:rPr>
          <w:rFonts w:ascii="Times New Roman" w:eastAsia="SimSun" w:hAnsi="SimSun"/>
          <w:sz w:val="24"/>
          <w:szCs w:val="24"/>
        </w:rPr>
        <w:t xml:space="preserve">表</w:t>
      </w:r>
      <w:del w:id="793" w:author="校正审阅" w:date="2026-09-28T16:08:18Z" w16du:dateUtc="2026-09-28T16:08:18Z">
        <w:r w:rsidDel="20260928">
          <w:rPr>
            <w:rFonts w:ascii="Times New Roman" w:eastAsia="SimSun" w:hAnsi="SimSun"/>
            <w:sz w:val="24"/>
            <w:szCs w:val="24"/>
          </w:rPr>
          <w:delText xml:space="preserve">标注“争取”</w:delText>
        </w:r>
      </w:del>
      <w:ins w:id="783" w:author="校正审阅" w:date="2026-09-28T16:08:18Z" w16du:dateUtc="2026-09-28T16:08:18Z">
        <w:r w:rsidR="20260928">
          <w:rPr>
            <w:rFonts w:ascii="Times New Roman" w:eastAsia="SimSun" w:hAnsi="SimSun"/>
            <w:sz w:val="24"/>
            <w:szCs w:val="24"/>
          </w:rPr>
          <w:t xml:space="preserve">2</w:t>
        </w:r>
      </w:ins>
      <w:r w:rsidR="20260928">
        <w:rPr>
          <w:rFonts w:ascii="Times New Roman" w:eastAsia="SimSun" w:hAnsi="SimSun"/>
          <w:sz w:val="24"/>
          <w:szCs w:val="24"/>
        </w:rPr>
        <w:t xml:space="preserve">的量化目标</w:t>
      </w:r>
      <w:ins w:id="784" w:author="校正审阅" w:date="2026-09-28T16:08:18Z" w16du:dateUtc="2026-09-28T16:08:18Z">
        <w:r w:rsidR="20260928">
          <w:rPr>
            <w:rFonts w:ascii="Times New Roman" w:eastAsia="SimSun" w:hAnsi="SimSun"/>
            <w:sz w:val="24"/>
            <w:szCs w:val="24"/>
          </w:rPr>
          <w:t xml:space="preserve">为探索性假设，须结合多次运行、置信区间和成本报告检验；未达到目标也应如实分析，不</w:t>
        </w:r>
      </w:ins>
      <w:r w:rsidR="20260928">
        <w:rPr>
          <w:rFonts w:ascii="Times New Roman" w:eastAsia="SimSun" w:hAnsi="SimSun"/>
          <w:sz w:val="24"/>
          <w:szCs w:val="24"/>
        </w:rPr>
        <w:t xml:space="preserve">以</w:t>
      </w:r>
      <w:del w:id="794" w:author="校正审阅" w:date="2026-09-28T16:08:18Z" w16du:dateUtc="2026-09-28T16:08:18Z">
        <w:r w:rsidDel="20260928">
          <w:rPr>
            <w:rFonts w:ascii="Times New Roman" w:eastAsia="SimSun" w:hAnsi="SimSun"/>
            <w:sz w:val="24"/>
            <w:szCs w:val="24"/>
          </w:rPr>
          <w:delText xml:space="preserve">机制</w:delText>
        </w:r>
      </w:del>
      <w:ins w:id="785" w:author="校正审阅" w:date="2026-09-28T16:08:18Z" w16du:dateUtc="2026-09-28T16:08:18Z">
        <w:r w:rsidR="20260928">
          <w:rPr>
            <w:rFonts w:ascii="Times New Roman" w:eastAsia="SimSun" w:hAnsi="SimSun"/>
            <w:sz w:val="24"/>
            <w:szCs w:val="24"/>
          </w:rPr>
          <w:t xml:space="preserve">论文值或事后改变协议替代</w:t>
        </w:r>
      </w:ins>
      <w:r w:rsidR="20260928">
        <w:rPr>
          <w:rFonts w:ascii="Times New Roman" w:eastAsia="SimSun" w:hAnsi="SimSun"/>
          <w:sz w:val="24"/>
          <w:szCs w:val="24"/>
        </w:rPr>
        <w:t xml:space="preserve">验证</w:t>
      </w:r>
      <w:del w:id="795" w:author="校正审阅" w:date="2026-09-28T16:08:18Z" w16du:dateUtc="2026-09-28T16:08:18Z">
        <w:r w:rsidDel="20260928">
          <w:rPr>
            <w:rFonts w:ascii="Times New Roman" w:eastAsia="SimSun" w:hAnsi="SimSun"/>
            <w:sz w:val="24"/>
            <w:szCs w:val="24"/>
          </w:rPr>
          <w:delText xml:space="preserve">为核心，若大模型调用预算等客观条件受限，将以消融实验与机制分析作为等效验收依据</w:delText>
        </w:r>
      </w:del>
      <w:r w:rsidR="20260928">
        <w:rPr>
          <w:rFonts w:ascii="Times New Roman" w:eastAsia="SimSun" w:hAnsi="SimSun"/>
          <w:sz w:val="24"/>
          <w:szCs w:val="24"/>
        </w:rPr>
        <w:t xml:space="preserve">。</w:t>
      </w:r>
    </w:p>
    <w:p w:rsidR="20260928" w:rsidRDefault="20260928" w:rsidP="20260928" w14:paraId="696CC55F" w14:textId="5063BB67">
      <w:pPr>
        <w:spacing w:line="360" w:lineRule="auto"/>
        <w:ind w:firstLine="480"/>
        <w:jc w:val="both"/>
      </w:pPr>
      <w:r w:rsidR="20260928">
        <w:rPr>
          <w:rFonts w:ascii="Times New Roman" w:eastAsia="SimSun" w:hAnsi="SimSun"/>
          <w:sz w:val="24"/>
          <w:szCs w:val="24"/>
        </w:rPr>
        <w:t xml:space="preserve">主要风险与对策：</w:t>
      </w:r>
      <w:del w:id="808" w:author="校正审阅" w:date="2026-09-28T16:08:18Z" w16du:dateUtc="2026-09-28T16:08:18Z">
        <w:r w:rsidDel="20260928">
          <w:rPr>
            <w:rFonts w:ascii="Times New Roman" w:eastAsia="SimSun" w:hAnsi="SimSun"/>
            <w:sz w:val="24"/>
            <w:szCs w:val="24"/>
          </w:rPr>
          <w:delText xml:space="preserve">VLM </w:delText>
        </w:r>
      </w:del>
      <w:r w:rsidR="20260928">
        <w:rPr>
          <w:rFonts w:ascii="Times New Roman" w:eastAsia="SimSun" w:hAnsi="SimSun"/>
          <w:sz w:val="24"/>
          <w:szCs w:val="24"/>
        </w:rPr>
        <w:t xml:space="preserve">调用成本</w:t>
      </w:r>
      <w:del w:id="809" w:author="校正审阅" w:date="2026-09-28T16:08:18Z" w16du:dateUtc="2026-09-28T16:08:18Z">
        <w:r w:rsidDel="20260928">
          <w:rPr>
            <w:rFonts w:ascii="Times New Roman" w:eastAsia="SimSun" w:hAnsi="SimSun"/>
            <w:sz w:val="24"/>
            <w:szCs w:val="24"/>
          </w:rPr>
          <w:delText xml:space="preserve">受限——通</w:delText>
        </w:r>
      </w:del>
      <w:r w:rsidR="20260928">
        <w:rPr>
          <w:rFonts w:ascii="Times New Roman" w:eastAsia="SimSun" w:hAnsi="SimSun"/>
          <w:sz w:val="24"/>
          <w:szCs w:val="24"/>
        </w:rPr>
        <w:t xml:space="preserve">过</w:t>
      </w:r>
      <w:ins w:id="796" w:author="校正审阅" w:date="2026-09-28T16:08:18Z" w16du:dateUtc="2026-09-28T16:08:18Z">
        <w:r w:rsidR="20260928">
          <w:rPr>
            <w:rFonts w:ascii="Times New Roman" w:eastAsia="SimSun" w:hAnsi="SimSun"/>
            <w:sz w:val="24"/>
            <w:szCs w:val="24"/>
          </w:rPr>
          <w:t xml:space="preserve">高时</w:t>
        </w:r>
      </w:ins>
      <w:r w:rsidR="20260928">
        <w:rPr>
          <w:rFonts w:ascii="Times New Roman" w:eastAsia="SimSun" w:hAnsi="SimSun"/>
          <w:sz w:val="24"/>
          <w:szCs w:val="24"/>
        </w:rPr>
        <w:t xml:space="preserve">控制上下文</w:t>
      </w:r>
      <w:del w:id="810" w:author="校正审阅" w:date="2026-09-28T16:08:18Z" w16du:dateUtc="2026-09-28T16:08:18Z">
        <w:r w:rsidDel="20260928">
          <w:rPr>
            <w:rFonts w:ascii="Times New Roman" w:eastAsia="SimSun" w:hAnsi="SimSun"/>
            <w:sz w:val="24"/>
            <w:szCs w:val="24"/>
          </w:rPr>
          <w:delText xml:space="preserve">长度、优先在中等尺度网格</w:delText>
        </w:r>
      </w:del>
      <w:ins w:id="797" w:author="校正审阅" w:date="2026-09-28T16:08:18Z" w16du:dateUtc="2026-09-28T16:08:18Z">
        <w:r w:rsidR="20260928">
          <w:rPr>
            <w:rFonts w:ascii="Times New Roman" w:eastAsia="SimSun" w:hAnsi="SimSun"/>
            <w:sz w:val="24"/>
            <w:szCs w:val="24"/>
          </w:rPr>
          <w:t xml:space="preserve">与协作轮数，分</w:t>
        </w:r>
      </w:ins>
      <w:r w:rsidR="20260928">
        <w:rPr>
          <w:rFonts w:ascii="Times New Roman" w:eastAsia="SimSun" w:hAnsi="SimSun"/>
          <w:sz w:val="24"/>
          <w:szCs w:val="24"/>
        </w:rPr>
        <w:t xml:space="preserve">开</w:t>
      </w:r>
      <w:del w:id="811" w:author="校正审阅" w:date="2026-09-28T16:08:18Z" w16du:dateUtc="2026-09-28T16:08:18Z">
        <w:r w:rsidDel="20260928">
          <w:rPr>
            <w:rFonts w:ascii="Times New Roman" w:eastAsia="SimSun" w:hAnsi="SimSun"/>
            <w:sz w:val="24"/>
            <w:szCs w:val="24"/>
          </w:rPr>
          <w:delText xml:space="preserve">展实验、必要时切换本地开源</w:delText>
        </w:r>
      </w:del>
      <w:ins w:id="798" w:author="校正审阅" w:date="2026-09-28T16:08:18Z" w16du:dateUtc="2026-09-28T16:08:18Z">
        <w:r w:rsidR="20260928">
          <w:rPr>
            <w:rFonts w:ascii="Times New Roman" w:eastAsia="SimSun" w:hAnsi="SimSun"/>
            <w:sz w:val="24"/>
            <w:szCs w:val="24"/>
          </w:rPr>
          <w:t xml:space="preserve">统计移动和</w:t>
        </w:r>
      </w:ins>
      <w:r w:rsidR="20260928">
        <w:rPr>
          <w:rFonts w:ascii="Times New Roman" w:eastAsia="SimSun" w:hAnsi="SimSun"/>
          <w:sz w:val="24"/>
          <w:szCs w:val="24"/>
        </w:rPr>
        <w:t xml:space="preserve">模型</w:t>
      </w:r>
      <w:del w:id="812" w:author="校正审阅" w:date="2026-09-28T16:08:18Z" w16du:dateUtc="2026-09-28T16:08:18Z">
        <w:r w:rsidDel="20260928">
          <w:rPr>
            <w:rFonts w:ascii="Times New Roman" w:eastAsia="SimSun" w:hAnsi="SimSun"/>
            <w:sz w:val="24"/>
            <w:szCs w:val="24"/>
          </w:rPr>
          <w:delText xml:space="preserve">应对</w:delText>
        </w:r>
      </w:del>
      <w:ins w:id="799" w:author="校正审阅" w:date="2026-09-28T16:08:18Z" w16du:dateUtc="2026-09-28T16:08:18Z">
        <w:r w:rsidR="20260928">
          <w:rPr>
            <w:rFonts w:ascii="Times New Roman" w:eastAsia="SimSun" w:hAnsi="SimSun"/>
            <w:sz w:val="24"/>
            <w:szCs w:val="24"/>
          </w:rPr>
          <w:t xml:space="preserve">调用预算</w:t>
        </w:r>
      </w:ins>
      <w:r w:rsidR="20260928">
        <w:rPr>
          <w:rFonts w:ascii="Times New Roman" w:eastAsia="SimSun" w:hAnsi="SimSun"/>
          <w:sz w:val="24"/>
          <w:szCs w:val="24"/>
        </w:rPr>
        <w:t xml:space="preserve">；基线</w:t>
      </w:r>
      <w:ins w:id="800" w:author="校正审阅" w:date="2026-09-28T16:08:18Z" w16du:dateUtc="2026-09-28T16:08:18Z">
        <w:r w:rsidR="20260928">
          <w:rPr>
            <w:rFonts w:ascii="Times New Roman" w:eastAsia="SimSun" w:hAnsi="SimSun"/>
            <w:sz w:val="24"/>
            <w:szCs w:val="24"/>
          </w:rPr>
          <w:t xml:space="preserve">难以</w:t>
        </w:r>
      </w:ins>
      <w:r w:rsidR="20260928">
        <w:rPr>
          <w:rFonts w:ascii="Times New Roman" w:eastAsia="SimSun" w:hAnsi="SimSun"/>
          <w:sz w:val="24"/>
          <w:szCs w:val="24"/>
        </w:rPr>
        <w:t xml:space="preserve">复现</w:t>
      </w:r>
      <w:del w:id="813" w:author="校正审阅" w:date="2026-09-28T16:08:18Z" w16du:dateUtc="2026-09-28T16:08:18Z">
        <w:r w:rsidDel="20260928">
          <w:rPr>
            <w:rFonts w:ascii="Times New Roman" w:eastAsia="SimSun" w:hAnsi="SimSun"/>
            <w:sz w:val="24"/>
            <w:szCs w:val="24"/>
          </w:rPr>
          <w:delText xml:space="preserve">工作量大——优先采用</w:delText>
        </w:r>
      </w:del>
      <w:ins w:id="801" w:author="校正审阅" w:date="2026-09-28T16:08:18Z" w16du:dateUtc="2026-09-28T16:08:18Z">
        <w:r w:rsidR="20260928">
          <w:rPr>
            <w:rFonts w:ascii="Times New Roman" w:eastAsia="SimSun" w:hAnsi="SimSun"/>
            <w:sz w:val="24"/>
            <w:szCs w:val="24"/>
          </w:rPr>
          <w:t xml:space="preserve">时缩减比较范围并标注未复现，</w:t>
        </w:r>
      </w:ins>
      <w:r w:rsidR="20260928">
        <w:rPr>
          <w:rFonts w:ascii="Times New Roman" w:eastAsia="SimSun" w:hAnsi="SimSun"/>
          <w:sz w:val="24"/>
          <w:szCs w:val="24"/>
        </w:rPr>
        <w:t xml:space="preserve">论文</w:t>
      </w:r>
      <w:del w:id="814" w:author="校正审阅" w:date="2026-09-28T16:08:18Z" w16du:dateUtc="2026-09-28T16:08:18Z">
        <w:r w:rsidDel="20260928">
          <w:rPr>
            <w:rFonts w:ascii="Times New Roman" w:eastAsia="SimSun" w:hAnsi="SimSun"/>
            <w:sz w:val="24"/>
            <w:szCs w:val="24"/>
          </w:rPr>
          <w:delText xml:space="preserve">报告</w:delText>
        </w:r>
      </w:del>
      <w:r w:rsidR="20260928">
        <w:rPr>
          <w:rFonts w:ascii="Times New Roman" w:eastAsia="SimSun" w:hAnsi="SimSun"/>
          <w:sz w:val="24"/>
          <w:szCs w:val="24"/>
        </w:rPr>
        <w:t xml:space="preserve">值</w:t>
      </w:r>
      <w:del w:id="815" w:author="校正审阅" w:date="2026-09-28T16:08:18Z" w16du:dateUtc="2026-09-28T16:08:18Z">
        <w:r w:rsidDel="20260928">
          <w:rPr>
            <w:rFonts w:ascii="Times New Roman" w:eastAsia="SimSun" w:hAnsi="SimSun"/>
            <w:sz w:val="24"/>
            <w:szCs w:val="24"/>
          </w:rPr>
          <w:delText xml:space="preserve">，</w:delText>
        </w:r>
      </w:del>
      <w:r w:rsidR="20260928">
        <w:rPr>
          <w:rFonts w:ascii="Times New Roman" w:eastAsia="SimSun" w:hAnsi="SimSun"/>
          <w:sz w:val="24"/>
          <w:szCs w:val="24"/>
        </w:rPr>
        <w:t xml:space="preserve">仅</w:t>
      </w:r>
      <w:del w:id="816" w:author="校正审阅" w:date="2026-09-28T16:08:18Z" w16du:dateUtc="2026-09-28T16:08:18Z">
        <w:r w:rsidDel="20260928">
          <w:rPr>
            <w:rFonts w:ascii="Times New Roman" w:eastAsia="SimSun" w:hAnsi="SimSun"/>
            <w:sz w:val="24"/>
            <w:szCs w:val="24"/>
          </w:rPr>
          <w:delText xml:space="preserve">对关键设置自行复现</w:delText>
        </w:r>
      </w:del>
      <w:ins w:id="802" w:author="校正审阅" w:date="2026-09-28T16:08:18Z" w16du:dateUtc="2026-09-28T16:08:18Z">
        <w:r w:rsidR="20260928">
          <w:rPr>
            <w:rFonts w:ascii="Times New Roman" w:eastAsia="SimSun" w:hAnsi="SimSun"/>
            <w:sz w:val="24"/>
            <w:szCs w:val="24"/>
          </w:rPr>
          <w:t xml:space="preserve">作背景</w:t>
        </w:r>
      </w:ins>
      <w:r w:rsidR="20260928">
        <w:rPr>
          <w:rFonts w:ascii="Times New Roman" w:eastAsia="SimSun" w:hAnsi="SimSun"/>
          <w:sz w:val="24"/>
          <w:szCs w:val="24"/>
        </w:rPr>
        <w:t xml:space="preserve">；</w:t>
      </w:r>
      <w:del w:id="817" w:author="校正审阅" w:date="2026-09-28T16:08:18Z" w16du:dateUtc="2026-09-28T16:08:18Z">
        <w:r w:rsidDel="20260928">
          <w:rPr>
            <w:rFonts w:ascii="Times New Roman" w:eastAsia="SimSun" w:hAnsi="SimSun"/>
            <w:sz w:val="24"/>
            <w:szCs w:val="24"/>
          </w:rPr>
          <w:delText xml:space="preserve">大</w:delText>
        </w:r>
      </w:del>
      <w:r w:rsidR="20260928">
        <w:rPr>
          <w:rFonts w:ascii="Times New Roman" w:eastAsia="SimSun" w:hAnsi="SimSun"/>
          <w:sz w:val="24"/>
          <w:szCs w:val="24"/>
        </w:rPr>
        <w:t xml:space="preserve">模型输出</w:t>
      </w:r>
      <w:ins w:id="803" w:author="校正审阅" w:date="2026-09-28T16:08:18Z" w16du:dateUtc="2026-09-28T16:08:18Z">
        <w:r w:rsidR="20260928">
          <w:rPr>
            <w:rFonts w:ascii="Times New Roman" w:eastAsia="SimSun" w:hAnsi="SimSun"/>
            <w:sz w:val="24"/>
            <w:szCs w:val="24"/>
          </w:rPr>
          <w:t xml:space="preserve">不</w:t>
        </w:r>
      </w:ins>
      <w:r w:rsidR="20260928">
        <w:rPr>
          <w:rFonts w:ascii="Times New Roman" w:eastAsia="SimSun" w:hAnsi="SimSun"/>
          <w:sz w:val="24"/>
          <w:szCs w:val="24"/>
        </w:rPr>
        <w:t xml:space="preserve">稳定</w:t>
      </w:r>
      <w:del w:id="818" w:author="校正审阅" w:date="2026-09-28T16:08:18Z" w16du:dateUtc="2026-09-28T16:08:18Z">
        <w:r w:rsidDel="20260928">
          <w:rPr>
            <w:rFonts w:ascii="Times New Roman" w:eastAsia="SimSun" w:hAnsi="SimSun"/>
            <w:sz w:val="24"/>
            <w:szCs w:val="24"/>
          </w:rPr>
          <w:delText xml:space="preserve">性不足——</w:delText>
        </w:r>
      </w:del>
      <w:ins w:id="804" w:author="校正审阅" w:date="2026-09-28T16:08:18Z" w16du:dateUtc="2026-09-28T16:08:18Z">
        <w:r w:rsidR="20260928">
          <w:rPr>
            <w:rFonts w:ascii="Times New Roman" w:eastAsia="SimSun" w:hAnsi="SimSun"/>
            <w:sz w:val="24"/>
            <w:szCs w:val="24"/>
          </w:rPr>
          <w:t xml:space="preserve">时</w:t>
        </w:r>
      </w:ins>
      <w:r w:rsidR="20260928">
        <w:rPr>
          <w:rFonts w:ascii="Times New Roman" w:eastAsia="SimSun" w:hAnsi="SimSun"/>
          <w:sz w:val="24"/>
          <w:szCs w:val="24"/>
        </w:rPr>
        <w:t xml:space="preserve">采用结构化</w:t>
      </w:r>
      <w:del w:id="819" w:author="校正审阅" w:date="2026-09-28T16:08:18Z" w16du:dateUtc="2026-09-28T16:08:18Z">
        <w:r w:rsidDel="20260928">
          <w:rPr>
            <w:rFonts w:ascii="Times New Roman" w:eastAsia="SimSun" w:hAnsi="SimSun"/>
            <w:sz w:val="24"/>
            <w:szCs w:val="24"/>
          </w:rPr>
          <w:delText xml:space="preserve">输出约束</w:delText>
        </w:r>
      </w:del>
      <w:ins w:id="805" w:author="校正审阅" w:date="2026-09-28T16:08:18Z" w16du:dateUtc="2026-09-28T16:08:18Z">
        <w:r w:rsidR="20260928">
          <w:rPr>
            <w:rFonts w:ascii="Times New Roman" w:eastAsia="SimSun" w:hAnsi="SimSun"/>
            <w:sz w:val="24"/>
            <w:szCs w:val="24"/>
          </w:rPr>
          <w:t xml:space="preserve">校验、固定解码</w:t>
        </w:r>
      </w:ins>
      <w:r w:rsidR="20260928">
        <w:rPr>
          <w:rFonts w:ascii="Times New Roman" w:eastAsia="SimSun" w:hAnsi="SimSun"/>
          <w:sz w:val="24"/>
          <w:szCs w:val="24"/>
        </w:rPr>
        <w:t xml:space="preserve">与</w:t>
      </w:r>
      <w:ins w:id="806" w:author="校正审阅" w:date="2026-09-28T16:08:18Z" w16du:dateUtc="2026-09-28T16:08:18Z">
        <w:r w:rsidR="20260928">
          <w:rPr>
            <w:rFonts w:ascii="Times New Roman" w:eastAsia="SimSun" w:hAnsi="SimSun"/>
            <w:sz w:val="24"/>
            <w:szCs w:val="24"/>
          </w:rPr>
          <w:t xml:space="preserve">种子并报告</w:t>
        </w:r>
      </w:ins>
      <w:r w:rsidR="20260928">
        <w:rPr>
          <w:rFonts w:ascii="Times New Roman" w:eastAsia="SimSun" w:hAnsi="SimSun"/>
          <w:sz w:val="24"/>
          <w:szCs w:val="24"/>
        </w:rPr>
        <w:t xml:space="preserve">多次</w:t>
      </w:r>
      <w:del w:id="820" w:author="校正审阅" w:date="2026-09-28T16:08:18Z" w16du:dateUtc="2026-09-28T16:08:18Z">
        <w:r w:rsidDel="20260928">
          <w:rPr>
            <w:rFonts w:ascii="Times New Roman" w:eastAsia="SimSun" w:hAnsi="SimSun"/>
            <w:sz w:val="24"/>
            <w:szCs w:val="24"/>
          </w:rPr>
          <w:delText xml:space="preserve">采样表决</w:delText>
        </w:r>
      </w:del>
      <w:ins w:id="807" w:author="校正审阅" w:date="2026-09-28T16:08:18Z" w16du:dateUtc="2026-09-28T16:08:18Z">
        <w:r w:rsidR="20260928">
          <w:rPr>
            <w:rFonts w:ascii="Times New Roman" w:eastAsia="SimSun" w:hAnsi="SimSun"/>
            <w:sz w:val="24"/>
            <w:szCs w:val="24"/>
          </w:rPr>
          <w:t xml:space="preserve">运行结果；多次投票的额外调用成本同步计入</w:t>
        </w:r>
      </w:ins>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九、进度安排</w:t>
      </w:r>
    </w:p>
    <w:p>
      <w:pPr>
        <w:spacing w:line="360" w:lineRule="auto"/>
        <w:ind w:firstLine="480"/>
        <w:jc w:val="both"/>
      </w:pPr>
      <w:r>
        <w:rPr>
          <w:rFonts w:ascii="Times New Roman" w:eastAsia="SimSun" w:hAnsi="SimSun"/>
          <w:sz w:val="24"/>
          <w:szCs w:val="24"/>
        </w:rPr>
        <w:t xml:space="preserve">本课题按教学日历共 18 周（2026 年 9 月 14 日至 2027 年 1 月 17 日），分六个阶段推进并设置六个里程碑（M1–M6），详见表 3。</w:t>
      </w:r>
    </w:p>
    <w:p>
      <w:pPr>
        <w:keepNext/>
        <w:spacing w:after="100" w:before="200" w:line="300" w:lineRule="auto"/>
        <w:jc w:val="center"/>
      </w:pPr>
      <w:r>
        <w:rPr>
          <w:rFonts w:ascii="Times New Roman" w:eastAsia="SimHei" w:hAnsi="SimHei"/>
          <w:b/>
          <w:bCs/>
          <w:sz w:val="21"/>
          <w:szCs w:val="21"/>
        </w:rPr>
        <w:t xml:space="preserve">表 3  进度安排（2026.9.14–2027.1.17，共 18 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50"/>
        <w:gridCol w:w="750"/>
        <w:gridCol w:w="1250"/>
        <w:gridCol w:w="3100"/>
        <w:gridCol w:w="1456"/>
      </w:tblGrid>
      <w:tr>
        <w:trPr>
          <w:cantSplit/>
          <w:tblHeader/>
        </w:trPr>
        <w:tc>
          <w:tcPr>
            <w:tcW w:type="dxa" w:w="1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阶段</w:t>
            </w:r>
          </w:p>
        </w:tc>
        <w:tc>
          <w:tcPr>
            <w:tcW w:type="dxa" w:w="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周次</w:t>
            </w:r>
          </w:p>
        </w:tc>
        <w:tc>
          <w:tcPr>
            <w:tcW w:type="dxa" w:w="1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时间</w:t>
            </w:r>
          </w:p>
        </w:tc>
        <w:tc>
          <w:tcPr>
            <w:tcW w:type="dxa" w:w="31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主要任务</w:t>
            </w:r>
          </w:p>
        </w:tc>
        <w:tc>
          <w:tcPr>
            <w:tcW w:type="dxa" w:w="14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里程碑</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一、文献调研与选题论证</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9.14–10.4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精读三篇核心论文；确定技术路线与分工；完成选题报告</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M1：选题报告通过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二、实验平台搭建</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4–6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10.5–10.25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数据处理管线；网格环境与交互接口；SR/SG 评测与轨迹可视化；Random 与贪心基线</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M2：平台 v1.0，基线跑通</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三、多智能体基础框架</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7–9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10.26–11.15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VLM 接入；感知、记忆、协调三类智能体与交互协议；基础系统在 MASA 上出实验结果</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M3：中期检查通过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四、记忆与搜索策略创新</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11.16–12.13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A8B038D" w14:textId="00A2F8EE">
            <w:pPr>
              <w:spacing w:line="280" w:lineRule="auto"/>
              <w:jc w:val="left"/>
            </w:pPr>
            <w:del w:id="824" w:author="校正审阅" w:date="2026-09-28T16:08:18Z" w16du:dateUtc="2026-09-28T16:08:18Z">
              <w:r w:rsidDel="20260928">
                <w:rPr>
                  <w:rFonts w:ascii="Times New Roman" w:eastAsia="SimSun" w:hAnsi="SimSun"/>
                  <w:b w:val="false"/>
                  <w:bCs w:val="false"/>
                  <w:sz w:val="20"/>
                  <w:szCs w:val="20"/>
                </w:rPr>
                <w:delText xml:space="preserve">空间与经验</w:delText>
              </w:r>
            </w:del>
            <w:ins w:id="821" w:author="校正审阅" w:date="2026-09-28T16:08:18Z" w16du:dateUtc="2026-09-28T16:08:18Z">
              <w:r w:rsidR="20260928">
                <w:rPr>
                  <w:rFonts w:ascii="Times New Roman" w:eastAsia="SimSun" w:hAnsi="SimSun"/>
                  <w:b w:val="false"/>
                  <w:bCs w:val="false"/>
                  <w:sz w:val="20"/>
                  <w:szCs w:val="20"/>
                </w:rPr>
                <w:t xml:space="preserve">episode内</w:t>
              </w:r>
            </w:ins>
            <w:r w:rsidR="20260928">
              <w:rPr>
                <w:rFonts w:ascii="Times New Roman" w:eastAsia="SimSun" w:hAnsi="SimSun"/>
                <w:b w:val="false"/>
                <w:bCs w:val="false"/>
                <w:sz w:val="20"/>
                <w:szCs w:val="20"/>
              </w:rPr>
              <w:t xml:space="preserve">记忆</w:t>
            </w:r>
            <w:del w:id="825" w:author="校正审阅" w:date="2026-09-28T16:08:18Z" w16du:dateUtc="2026-09-28T16:08:18Z">
              <w:r w:rsidDel="20260928">
                <w:rPr>
                  <w:rFonts w:ascii="Times New Roman" w:eastAsia="SimSun" w:hAnsi="SimSun"/>
                  <w:b w:val="false"/>
                  <w:bCs w:val="false"/>
                  <w:sz w:val="20"/>
                  <w:szCs w:val="20"/>
                </w:rPr>
                <w:delText xml:space="preserve">模块</w:delText>
              </w:r>
            </w:del>
            <w:r w:rsidR="20260928">
              <w:rPr>
                <w:rFonts w:ascii="Times New Roman" w:eastAsia="SimSun" w:hAnsi="SimSun"/>
                <w:b w:val="false"/>
                <w:bCs w:val="false"/>
                <w:sz w:val="20"/>
                <w:szCs w:val="20"/>
              </w:rPr>
              <w:t xml:space="preserve">；层级搜索与</w:t>
            </w:r>
            <w:del w:id="826" w:author="校正审阅" w:date="2026-09-28T16:08:18Z" w16du:dateUtc="2026-09-28T16:08:18Z">
              <w:r w:rsidDel="20260928">
                <w:rPr>
                  <w:rFonts w:ascii="Times New Roman" w:eastAsia="SimSun" w:hAnsi="SimSun"/>
                  <w:b w:val="false"/>
                  <w:bCs w:val="false"/>
                  <w:sz w:val="20"/>
                  <w:szCs w:val="20"/>
                </w:rPr>
                <w:delText xml:space="preserve">邻域</w:delText>
              </w:r>
            </w:del>
            <w:ins w:id="822" w:author="校正审阅" w:date="2026-09-28T16:08:18Z" w16du:dateUtc="2026-09-28T16:08:18Z">
              <w:r w:rsidR="20260928">
                <w:rPr>
                  <w:rFonts w:ascii="Times New Roman" w:eastAsia="SimSun" w:hAnsi="SimSun"/>
                  <w:b w:val="false"/>
                  <w:bCs w:val="false"/>
                  <w:sz w:val="20"/>
                  <w:szCs w:val="20"/>
                </w:rPr>
                <w:t xml:space="preserve">证据</w:t>
              </w:r>
            </w:ins>
            <w:r w:rsidR="20260928">
              <w:rPr>
                <w:rFonts w:ascii="Times New Roman" w:eastAsia="SimSun" w:hAnsi="SimSun"/>
                <w:b w:val="false"/>
                <w:bCs w:val="false"/>
                <w:sz w:val="20"/>
                <w:szCs w:val="20"/>
              </w:rPr>
              <w:t xml:space="preserve">确认</w:t>
            </w:r>
            <w:del w:id="827" w:author="校正审阅" w:date="2026-09-28T16:08:18Z" w16du:dateUtc="2026-09-28T16:08:18Z">
              <w:r w:rsidDel="20260928">
                <w:rPr>
                  <w:rFonts w:ascii="Times New Roman" w:eastAsia="SimSun" w:hAnsi="SimSun"/>
                  <w:b w:val="false"/>
                  <w:bCs w:val="false"/>
                  <w:sz w:val="20"/>
                  <w:szCs w:val="20"/>
                </w:rPr>
                <w:delText xml:space="preserve">策略</w:delText>
              </w:r>
            </w:del>
            <w:r w:rsidR="20260928">
              <w:rPr>
                <w:rFonts w:ascii="Times New Roman" w:eastAsia="SimSun" w:hAnsi="SimSun"/>
                <w:b w:val="false"/>
                <w:bCs w:val="false"/>
                <w:sz w:val="20"/>
                <w:szCs w:val="20"/>
              </w:rPr>
              <w:t xml:space="preserve">；</w:t>
            </w:r>
            <w:ins w:id="823" w:author="校正审阅" w:date="2026-09-28T16:08:18Z" w16du:dateUtc="2026-09-28T16:08:18Z">
              <w:r w:rsidR="20260928">
                <w:rPr>
                  <w:rFonts w:ascii="Times New Roman" w:eastAsia="SimSun" w:hAnsi="SimSun"/>
                  <w:b w:val="false"/>
                  <w:bCs w:val="false"/>
                  <w:sz w:val="20"/>
                  <w:szCs w:val="20"/>
                </w:rPr>
                <w:t xml:space="preserve">隔离</w:t>
              </w:r>
            </w:ins>
            <w:r w:rsidR="20260928">
              <w:rPr>
                <w:rFonts w:ascii="Times New Roman" w:eastAsia="SimSun" w:hAnsi="SimSun"/>
                <w:b w:val="false"/>
                <w:bCs w:val="false"/>
                <w:sz w:val="20"/>
                <w:szCs w:val="20"/>
              </w:rPr>
              <w:t xml:space="preserve">消融实验</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3F71596" w14:textId="1A8002D3">
            <w:pPr>
              <w:spacing w:line="280" w:lineRule="auto"/>
              <w:jc w:val="left"/>
            </w:pPr>
            <w:r w:rsidR="20260928">
              <w:rPr>
                <w:rFonts w:ascii="Times New Roman" w:eastAsia="SimSun" w:hAnsi="SimSun"/>
                <w:b w:val="false"/>
                <w:bCs w:val="false"/>
                <w:sz w:val="20"/>
                <w:szCs w:val="20"/>
              </w:rPr>
              <w:t xml:space="preserve">M4：</w:t>
            </w:r>
            <w:del w:id="829" w:author="校正审阅" w:date="2026-09-28T16:08:18Z" w16du:dateUtc="2026-09-28T16:08:18Z">
              <w:r w:rsidDel="20260928">
                <w:rPr>
                  <w:rFonts w:ascii="Times New Roman" w:eastAsia="SimSun" w:hAnsi="SimSun"/>
                  <w:b w:val="false"/>
                  <w:bCs w:val="false"/>
                  <w:sz w:val="20"/>
                  <w:szCs w:val="20"/>
                </w:rPr>
                <w:delText xml:space="preserve">创新模块</w:delText>
              </w:r>
            </w:del>
            <w:ins w:id="828" w:author="校正审阅" w:date="2026-09-28T16:08:18Z" w16du:dateUtc="2026-09-28T16:08:18Z">
              <w:r w:rsidR="20260928">
                <w:rPr>
                  <w:rFonts w:ascii="Times New Roman" w:eastAsia="SimSun" w:hAnsi="SimSun"/>
                  <w:b w:val="false"/>
                  <w:bCs w:val="false"/>
                  <w:sz w:val="20"/>
                  <w:szCs w:val="20"/>
                </w:rPr>
                <w:t xml:space="preserve">完成假设检</w:t>
              </w:r>
            </w:ins>
            <w:r w:rsidR="20260928">
              <w:rPr>
                <w:rFonts w:ascii="Times New Roman" w:eastAsia="SimSun" w:hAnsi="SimSun"/>
                <w:b w:val="false"/>
                <w:bCs w:val="false"/>
                <w:sz w:val="20"/>
                <w:szCs w:val="20"/>
              </w:rPr>
              <w:t xml:space="preserve">验</w:t>
            </w:r>
            <w:del w:id="830" w:author="校正审阅" w:date="2026-09-28T16:08:18Z" w16du:dateUtc="2026-09-28T16:08:18Z">
              <w:r w:rsidDel="20260928">
                <w:rPr>
                  <w:rFonts w:ascii="Times New Roman" w:eastAsia="SimSun" w:hAnsi="SimSun"/>
                  <w:b w:val="false"/>
                  <w:bCs w:val="false"/>
                  <w:sz w:val="20"/>
                  <w:szCs w:val="20"/>
                </w:rPr>
                <w:delText xml:space="preserve">证有效</w:delText>
              </w:r>
            </w:del>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五、系统评测与分析</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12.14–1.3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0AE72F6" w14:textId="1D1C68A7">
            <w:pPr>
              <w:spacing w:line="280" w:lineRule="auto"/>
              <w:jc w:val="left"/>
            </w:pPr>
            <w:del w:id="833" w:author="校正审阅" w:date="2026-09-28T16:08:18Z" w16du:dateUtc="2026-09-28T16:08:18Z">
              <w:r w:rsidDel="20260928">
                <w:rPr>
                  <w:rFonts w:ascii="Times New Roman" w:eastAsia="SimSun" w:hAnsi="SimSun"/>
                  <w:b w:val="false"/>
                  <w:bCs w:val="false"/>
                  <w:sz w:val="20"/>
                  <w:szCs w:val="20"/>
                </w:rPr>
                <w:delText xml:space="preserve">多数据集</w:delText>
              </w:r>
            </w:del>
            <w:ins w:id="831" w:author="校正审阅" w:date="2026-09-28T16:08:18Z" w16du:dateUtc="2026-09-28T16:08:18Z">
              <w:r w:rsidR="20260928">
                <w:rPr>
                  <w:rFonts w:ascii="Times New Roman" w:eastAsia="SimSun" w:hAnsi="SimSun"/>
                  <w:b w:val="false"/>
                  <w:bCs w:val="false"/>
                  <w:sz w:val="20"/>
                  <w:szCs w:val="20"/>
                </w:rPr>
                <w:t xml:space="preserve">同协议</w:t>
              </w:r>
            </w:ins>
            <w:r w:rsidR="20260928">
              <w:rPr>
                <w:rFonts w:ascii="Times New Roman" w:eastAsia="SimSun" w:hAnsi="SimSun"/>
                <w:b w:val="false"/>
                <w:bCs w:val="false"/>
                <w:sz w:val="20"/>
                <w:szCs w:val="20"/>
              </w:rPr>
              <w:t xml:space="preserve">对比</w:t>
            </w:r>
            <w:del w:id="834" w:author="校正审阅" w:date="2026-09-28T16:08:18Z" w16du:dateUtc="2026-09-28T16:08:18Z">
              <w:r w:rsidDel="20260928">
                <w:rPr>
                  <w:rFonts w:ascii="Times New Roman" w:eastAsia="SimSun" w:hAnsi="SimSun"/>
                  <w:b w:val="false"/>
                  <w:bCs w:val="false"/>
                  <w:sz w:val="20"/>
                  <w:szCs w:val="20"/>
                </w:rPr>
                <w:delText xml:space="preserve">实验</w:delText>
              </w:r>
            </w:del>
            <w:r w:rsidR="20260928">
              <w:rPr>
                <w:rFonts w:ascii="Times New Roman" w:eastAsia="SimSun" w:hAnsi="SimSun"/>
                <w:b w:val="false"/>
                <w:bCs w:val="false"/>
                <w:sz w:val="20"/>
                <w:szCs w:val="20"/>
              </w:rPr>
              <w:t xml:space="preserve">；</w:t>
            </w:r>
            <w:ins w:id="832" w:author="校正审阅" w:date="2026-09-28T16:08:18Z" w16du:dateUtc="2026-09-28T16:08:18Z">
              <w:r w:rsidR="20260928">
                <w:rPr>
                  <w:rFonts w:ascii="Times New Roman" w:eastAsia="SimSun" w:hAnsi="SimSun"/>
                  <w:b w:val="false"/>
                  <w:bCs w:val="false"/>
                  <w:sz w:val="20"/>
                  <w:szCs w:val="20"/>
                </w:rPr>
                <w:t xml:space="preserve">区分网格细化与区域扩</w:t>
              </w:r>
            </w:ins>
            <w:r w:rsidR="20260928">
              <w:rPr>
                <w:rFonts w:ascii="Times New Roman" w:eastAsia="SimSun" w:hAnsi="SimSun"/>
                <w:b w:val="false"/>
                <w:bCs w:val="false"/>
                <w:sz w:val="20"/>
                <w:szCs w:val="20"/>
              </w:rPr>
              <w:t xml:space="preserve">大</w:t>
            </w:r>
            <w:del w:id="835" w:author="校正审阅" w:date="2026-09-28T16:08:18Z" w16du:dateUtc="2026-09-28T16:08:18Z">
              <w:r w:rsidDel="20260928">
                <w:rPr>
                  <w:rFonts w:ascii="Times New Roman" w:eastAsia="SimSun" w:hAnsi="SimSun"/>
                  <w:b w:val="false"/>
                  <w:bCs w:val="false"/>
                  <w:sz w:val="20"/>
                  <w:szCs w:val="20"/>
                </w:rPr>
                <w:delText xml:space="preserve">尺度压力测试</w:delText>
              </w:r>
            </w:del>
            <w:r w:rsidR="20260928">
              <w:rPr>
                <w:rFonts w:ascii="Times New Roman" w:eastAsia="SimSun" w:hAnsi="SimSun"/>
                <w:b w:val="false"/>
                <w:bCs w:val="false"/>
                <w:sz w:val="20"/>
                <w:szCs w:val="20"/>
              </w:rPr>
              <w:t xml:space="preserve">；失败</w:t>
            </w:r>
            <w:del w:id="836" w:author="校正审阅" w:date="2026-09-28T16:08:18Z" w16du:dateUtc="2026-09-28T16:08:18Z">
              <w:r w:rsidDel="20260928">
                <w:rPr>
                  <w:rFonts w:ascii="Times New Roman" w:eastAsia="SimSun" w:hAnsi="SimSun"/>
                  <w:b w:val="false"/>
                  <w:bCs w:val="false"/>
                  <w:sz w:val="20"/>
                  <w:szCs w:val="20"/>
                </w:rPr>
                <w:delText xml:space="preserve">案例</w:delText>
              </w:r>
            </w:del>
            <w:r w:rsidR="20260928">
              <w:rPr>
                <w:rFonts w:ascii="Times New Roman" w:eastAsia="SimSun" w:hAnsi="SimSun"/>
                <w:b w:val="false"/>
                <w:bCs w:val="false"/>
                <w:sz w:val="20"/>
                <w:szCs w:val="20"/>
              </w:rPr>
              <w:t xml:space="preserve">分析</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M5：全部实验完成</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六、报告撰写与答辩</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17–18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1.4–1.17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课程设计报告撰写；代码整理与文档；答辩准备</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M6：提交与答辩</w:t>
            </w:r>
          </w:p>
        </w:tc>
      </w:tr>
    </w:tbl>
    <w:p>
      <w:pPr>
        <w:spacing w:line="240" w:lineRule="auto"/>
      </w:pPr>
    </w:p>
    <w:p>
      <w:pPr>
        <w:pStyle w:val="Heading1"/>
        <w:keepNext/>
        <w:spacing w:after="160" w:before="320" w:line="360" w:lineRule="auto"/>
      </w:pPr>
      <w:r>
        <w:rPr>
          <w:rFonts w:ascii="Times New Roman" w:eastAsia="SimHei" w:hAnsi="SimHei"/>
          <w:b/>
          <w:bCs/>
          <w:color w:val="000000"/>
          <w:sz w:val="30"/>
          <w:szCs w:val="30"/>
        </w:rPr>
        <w:t xml:space="preserve">十、小组分工</w:t>
      </w:r>
    </w:p>
    <w:p>
      <w:pPr>
        <w:keepNext/>
        <w:spacing w:after="100" w:before="200" w:line="300" w:lineRule="auto"/>
        <w:jc w:val="center"/>
      </w:pPr>
      <w:r>
        <w:rPr>
          <w:rFonts w:ascii="Times New Roman" w:eastAsia="SimHei" w:hAnsi="SimHei"/>
          <w:b/>
          <w:bCs/>
          <w:sz w:val="21"/>
          <w:szCs w:val="21"/>
        </w:rPr>
        <w:t xml:space="preserve">表 4  小组分工（成员信息待填）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50"/>
        <w:gridCol w:w="2000"/>
        <w:gridCol w:w="4356"/>
      </w:tblGrid>
      <w:tr>
        <w:trPr>
          <w:cantSplit/>
          <w:tblHeader/>
        </w:trPr>
        <w:tc>
          <w:tcPr>
            <w:tcW w:type="dxa" w:w="1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成员</w:t>
            </w:r>
          </w:p>
        </w:tc>
        <w:tc>
          <w:tcPr>
            <w:tcW w:type="dxa" w:w="20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角色</w:t>
            </w:r>
          </w:p>
        </w:tc>
        <w:tc>
          <w:tcPr>
            <w:tcW w:type="dxa" w:w="43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主要职责</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＿＿＿＿（组长）</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实验平台与评测</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环境与数据管线搭建；基线复现；指标统计与轨迹可视化</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多智能体系统与记忆机制</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1EEFEF3" w14:textId="012142FA">
            <w:pPr>
              <w:spacing w:line="280" w:lineRule="auto"/>
              <w:jc w:val="left"/>
            </w:pPr>
            <w:r w:rsidR="20260928">
              <w:rPr>
                <w:rFonts w:ascii="Times New Roman" w:eastAsia="SimSun" w:hAnsi="SimSun"/>
                <w:b w:val="false"/>
                <w:bCs w:val="false"/>
                <w:sz w:val="20"/>
                <w:szCs w:val="20"/>
              </w:rPr>
              <w:t xml:space="preserve">VLM</w:t>
            </w:r>
            <w:del w:id="839" w:author="校正审阅" w:date="2026-09-28T16:08:19Z" w16du:dateUtc="2026-09-28T16:08:19Z">
              <w:r w:rsidDel="20260928">
                <w:rPr>
                  <w:rFonts w:ascii="Times New Roman" w:eastAsia="SimSun" w:hAnsi="SimSun"/>
                  <w:b w:val="false"/>
                  <w:bCs w:val="false"/>
                  <w:sz w:val="20"/>
                  <w:szCs w:val="20"/>
                </w:rPr>
                <w:delText xml:space="preserve"> </w:delText>
              </w:r>
            </w:del>
            <w:r w:rsidR="20260928">
              <w:rPr>
                <w:rFonts w:ascii="Times New Roman" w:eastAsia="SimSun" w:hAnsi="SimSun"/>
                <w:b w:val="false"/>
                <w:bCs w:val="false"/>
                <w:sz w:val="20"/>
                <w:szCs w:val="20"/>
              </w:rPr>
              <w:t xml:space="preserve">接入与交互协议</w:t>
            </w:r>
            <w:del w:id="840" w:author="校正审阅" w:date="2026-09-28T16:08:19Z" w16du:dateUtc="2026-09-28T16:08:19Z">
              <w:r w:rsidDel="20260928">
                <w:rPr>
                  <w:rFonts w:ascii="Times New Roman" w:eastAsia="SimSun" w:hAnsi="SimSun"/>
                  <w:b w:val="false"/>
                  <w:bCs w:val="false"/>
                  <w:sz w:val="20"/>
                  <w:szCs w:val="20"/>
                </w:rPr>
                <w:delText xml:space="preserve">设计</w:delText>
              </w:r>
            </w:del>
            <w:r w:rsidR="20260928">
              <w:rPr>
                <w:rFonts w:ascii="Times New Roman" w:eastAsia="SimSun" w:hAnsi="SimSun"/>
                <w:b w:val="false"/>
                <w:bCs w:val="false"/>
                <w:sz w:val="20"/>
                <w:szCs w:val="20"/>
              </w:rPr>
              <w:t xml:space="preserve">；</w:t>
            </w:r>
            <w:del w:id="841" w:author="校正审阅" w:date="2026-09-28T16:08:19Z" w16du:dateUtc="2026-09-28T16:08:19Z">
              <w:r w:rsidDel="20260928">
                <w:rPr>
                  <w:rFonts w:ascii="Times New Roman" w:eastAsia="SimSun" w:hAnsi="SimSun"/>
                  <w:b w:val="false"/>
                  <w:bCs w:val="false"/>
                  <w:sz w:val="20"/>
                  <w:szCs w:val="20"/>
                </w:rPr>
                <w:delText xml:space="preserve">空间与经验</w:delText>
              </w:r>
            </w:del>
            <w:ins w:id="837" w:author="校正审阅" w:date="2026-09-28T16:08:19Z" w16du:dateUtc="2026-09-28T16:08:19Z">
              <w:r w:rsidR="20260928">
                <w:rPr>
                  <w:rFonts w:ascii="Times New Roman" w:eastAsia="SimSun" w:hAnsi="SimSun"/>
                  <w:b w:val="false"/>
                  <w:bCs w:val="false"/>
                  <w:sz w:val="20"/>
                  <w:szCs w:val="20"/>
                </w:rPr>
                <w:t xml:space="preserve">episode内</w:t>
              </w:r>
            </w:ins>
            <w:r w:rsidR="20260928">
              <w:rPr>
                <w:rFonts w:ascii="Times New Roman" w:eastAsia="SimSun" w:hAnsi="SimSun"/>
                <w:b w:val="false"/>
                <w:bCs w:val="false"/>
                <w:sz w:val="20"/>
                <w:szCs w:val="20"/>
              </w:rPr>
              <w:t xml:space="preserve">记忆</w:t>
            </w:r>
            <w:del w:id="842" w:author="校正审阅" w:date="2026-09-28T16:08:19Z" w16du:dateUtc="2026-09-28T16:08:19Z">
              <w:r w:rsidDel="20260928">
                <w:rPr>
                  <w:rFonts w:ascii="Times New Roman" w:eastAsia="SimSun" w:hAnsi="SimSun"/>
                  <w:b w:val="false"/>
                  <w:bCs w:val="false"/>
                  <w:sz w:val="20"/>
                  <w:szCs w:val="20"/>
                </w:rPr>
                <w:delText xml:space="preserve">模块实现</w:delText>
              </w:r>
            </w:del>
            <w:ins w:id="838" w:author="校正审阅" w:date="2026-09-28T16:08:19Z" w16du:dateUtc="2026-09-28T16:08:19Z">
              <w:r w:rsidR="20260928">
                <w:rPr>
                  <w:rFonts w:ascii="Times New Roman" w:eastAsia="SimSun" w:hAnsi="SimSun"/>
                  <w:b w:val="false"/>
                  <w:bCs w:val="false"/>
                  <w:sz w:val="20"/>
                  <w:szCs w:val="20"/>
                </w:rPr>
                <w:t xml:space="preserve">及可选continual隔离</w:t>
              </w:r>
            </w:ins>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搜索策略与实验分析</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层级搜索与邻域确认策略；消融与大尺度实验；报告统筹</w:t>
            </w:r>
          </w:p>
        </w:tc>
      </w:tr>
    </w:tbl>
    <w:p>
      <w:pPr>
        <w:spacing w:line="240" w:lineRule="auto"/>
      </w:pPr>
    </w:p>
    <w:p>
      <w:pPr>
        <w:spacing w:line="360" w:lineRule="auto"/>
        <w:ind w:firstLine="480"/>
        <w:jc w:val="both"/>
      </w:pPr>
      <w:r>
        <w:rPr>
          <w:rFonts w:ascii="Times New Roman" w:eastAsia="SimSun" w:hAnsi="SimSun"/>
          <w:sz w:val="24"/>
          <w:szCs w:val="24"/>
        </w:rPr>
        <w:t xml:space="preserve">三人共同参与文献调研、方案讨论与最终报告撰写；每周组会同步进展，分工可根据中期检查结果动态调整。</w:t>
      </w:r>
    </w:p>
    <w:p>
      <w:pPr>
        <w:pStyle w:val="Heading1"/>
        <w:keepNext/>
        <w:spacing w:after="160" w:before="320" w:line="360" w:lineRule="auto"/>
      </w:pPr>
      <w:r>
        <w:rPr>
          <w:rFonts w:ascii="Times New Roman" w:eastAsia="SimHei" w:hAnsi="SimHei"/>
          <w:b/>
          <w:bCs/>
          <w:color w:val="000000"/>
          <w:sz w:val="30"/>
          <w:szCs w:val="30"/>
        </w:rPr>
        <w:t xml:space="preserve">十一、参考文献</w:t>
      </w:r>
    </w:p>
    <w:p>
      <w:pPr>
        <w:keepLines/>
        <w:spacing w:line="300" w:lineRule="auto"/>
        <w:ind w:left="480" w:hanging="480"/>
        <w:jc w:val="left"/>
      </w:pPr>
      <w:r>
        <w:rPr>
          <w:rFonts w:ascii="Times New Roman" w:eastAsia="SimSun" w:hAnsi="SimSun"/>
          <w:sz w:val="21"/>
          <w:szCs w:val="21"/>
        </w:rPr>
        <w:t xml:space="preserve">[1] Sarkar A, Sastry S, Pirinen A, et al. GOMAA-Geo: GOal Modality Agnostic Active Geo-localization[C]//Advances in Neural Information Processing Systems (NeurIPS), 2024.</w:t>
      </w:r>
    </w:p>
    <w:p>
      <w:pPr>
        <w:keepLines/>
        <w:spacing w:line="300" w:lineRule="auto"/>
        <w:ind w:left="480" w:hanging="480"/>
        <w:jc w:val="left"/>
      </w:pPr>
      <w:r>
        <w:rPr>
          <w:rFonts w:ascii="Times New Roman" w:eastAsia="SimSun" w:hAnsi="SimSun"/>
          <w:sz w:val="21"/>
          <w:szCs w:val="21"/>
        </w:rPr>
        <w:t xml:space="preserve">[2] Mi L, Bechaz M, Chen Z, et al. GeoExplorer: Active Geo-localization with Curiosity-Driven Exploration[C]//IEEE/CVF International Conference on Computer Vision (ICCV), 2025.</w:t>
      </w:r>
    </w:p>
    <w:p>
      <w:pPr>
        <w:keepLines/>
        <w:spacing w:line="300" w:lineRule="auto"/>
        <w:ind w:left="480" w:hanging="480"/>
        <w:jc w:val="left"/>
      </w:pPr>
      <w:r>
        <w:rPr>
          <w:rFonts w:ascii="Times New Roman" w:eastAsia="SimSun" w:hAnsi="SimSun"/>
          <w:sz w:val="21"/>
          <w:szCs w:val="21"/>
        </w:rPr>
        <w:t xml:space="preserve">[3] Sun Y, Zhang Y, Zhu P. DynCur-Geo: Dynamic Curiosity Reward Shaping for Multimodal Active Geo-Localization[J]. arXiv preprint arXiv:2608.18673, 2026.</w:t>
      </w:r>
    </w:p>
    <w:p>
      <w:pPr>
        <w:keepLines/>
        <w:spacing w:line="300" w:lineRule="auto"/>
        <w:ind w:left="480" w:hanging="480"/>
        <w:jc w:val="left"/>
      </w:pPr>
      <w:r>
        <w:rPr>
          <w:rFonts w:ascii="Times New Roman" w:eastAsia="SimSun" w:hAnsi="SimSun"/>
          <w:sz w:val="21"/>
          <w:szCs w:val="21"/>
        </w:rPr>
        <w:t xml:space="preserve">[4] Workman S, Souvenir R, Jacobs N. Wide-Area Image Geolocalization with Aerial Reference Imagery[C]//IEEE International Conference on Computer Vision (ICCV), 2015.</w:t>
      </w:r>
    </w:p>
    <w:p>
      <w:pPr>
        <w:keepLines/>
        <w:spacing w:line="300" w:lineRule="auto"/>
        <w:ind w:left="480" w:hanging="480"/>
        <w:jc w:val="left"/>
      </w:pPr>
      <w:r>
        <w:rPr>
          <w:rFonts w:ascii="Times New Roman" w:eastAsia="SimSun" w:hAnsi="SimSun"/>
          <w:sz w:val="21"/>
          <w:szCs w:val="21"/>
        </w:rPr>
        <w:t xml:space="preserve">[5] Vo N, Jacobs N, Hays J. Revisiting IM2GPS in the Deep Learning Era[C]//IEEE International Conference on Computer Vision (ICCV), 2017.</w:t>
      </w:r>
    </w:p>
    <w:p>
      <w:pPr>
        <w:keepLines/>
        <w:spacing w:line="300" w:lineRule="auto"/>
        <w:ind w:left="480" w:hanging="480"/>
        <w:jc w:val="left"/>
      </w:pPr>
      <w:r>
        <w:rPr>
          <w:rFonts w:ascii="Times New Roman" w:eastAsia="SimSun" w:hAnsi="SimSun"/>
          <w:sz w:val="21"/>
          <w:szCs w:val="21"/>
        </w:rPr>
        <w:t xml:space="preserve">[6] Zhai M, Doersch C, Zhou Y, et al. Predicting Ground-Level Scene Layout from Aerial Imagery[C]//IEEE Conference on Computer Vision and Pattern Recognition (CVPR), 2017.</w:t>
      </w:r>
    </w:p>
    <w:p>
      <w:pPr>
        <w:keepLines/>
        <w:spacing w:line="300" w:lineRule="auto"/>
        <w:ind w:left="480" w:hanging="480"/>
        <w:jc w:val="left"/>
      </w:pPr>
      <w:r>
        <w:rPr>
          <w:rFonts w:ascii="Times New Roman" w:eastAsia="SimSun" w:hAnsi="SimSun"/>
          <w:sz w:val="21"/>
          <w:szCs w:val="21"/>
        </w:rPr>
        <w:t xml:space="preserve">[7] Zheng Z, Wei Y, Yang Y. University-1652: A Multi-view Multi-source Benchmark for Drone-based Geo-localization[C]//ACM International Conference on Multimedia (ACM MM), 2020.</w:t>
      </w:r>
    </w:p>
    <w:p>
      <w:pPr>
        <w:keepLines/>
        <w:spacing w:line="300" w:lineRule="auto"/>
        <w:ind w:left="480" w:hanging="480"/>
        <w:jc w:val="left"/>
      </w:pPr>
      <w:r>
        <w:rPr>
          <w:rFonts w:ascii="Times New Roman" w:eastAsia="SimSun" w:hAnsi="SimSun"/>
          <w:sz w:val="21"/>
          <w:szCs w:val="21"/>
        </w:rPr>
        <w:t xml:space="preserve">[8] Zhu S, Yang T, Chen C, et al. VIGOR: Cross-View Image Geo-localization beyond One-to-one Retrieval[C]//IEEE Conference on Computer Vision and Pattern Recognition (CVPR), 2021.</w:t>
      </w:r>
    </w:p>
    <w:p>
      <w:pPr>
        <w:keepLines/>
        <w:spacing w:line="300" w:lineRule="auto"/>
        <w:ind w:left="480" w:hanging="480"/>
        <w:jc w:val="left"/>
      </w:pPr>
      <w:r>
        <w:rPr>
          <w:rFonts w:ascii="Times New Roman" w:eastAsia="SimSun" w:hAnsi="SimSun"/>
          <w:sz w:val="21"/>
          <w:szCs w:val="21"/>
        </w:rPr>
        <w:t xml:space="preserve">[9] Radford A, Kim J W, Hallacy C, et al. Learning Transferable Visual Models from Natural Language Supervision[C]//International Conference on Machine Learning (ICML), 2021.</w:t>
      </w:r>
    </w:p>
    <w:p>
      <w:pPr>
        <w:keepLines/>
        <w:spacing w:line="300" w:lineRule="auto"/>
        <w:ind w:left="480" w:hanging="480"/>
        <w:jc w:val="left"/>
      </w:pPr>
      <w:r>
        <w:rPr>
          <w:rFonts w:ascii="Times New Roman" w:eastAsia="SimSun" w:hAnsi="SimSun"/>
          <w:sz w:val="21"/>
          <w:szCs w:val="21"/>
        </w:rPr>
        <w:t xml:space="preserve">[10] Yao S, Zhao J, Yu D, et al. ReAct: Synergizing Reasoning and Acting in Language Models[C]//International Conference on Learning Representations (ICLR), 2023.</w:t>
      </w:r>
    </w:p>
    <w:p>
      <w:pPr>
        <w:keepLines/>
        <w:spacing w:line="300" w:lineRule="auto"/>
        <w:ind w:left="480" w:hanging="480"/>
        <w:jc w:val="left"/>
      </w:pPr>
      <w:r>
        <w:rPr>
          <w:rFonts w:ascii="Times New Roman" w:eastAsia="SimSun" w:hAnsi="SimSun"/>
          <w:sz w:val="21"/>
          <w:szCs w:val="21"/>
        </w:rPr>
        <w:t xml:space="preserve">[11] Pathak D, Agrawal P, Efros A A, et al. Curiosity-driven Exploration by Self-Supervised Prediction[C]//International Conference on Machine Learning (ICML), 2017.</w:t>
      </w:r>
    </w:p>
    <w:p>
      <w:pPr>
        <w:keepLines/>
        <w:spacing w:line="300" w:lineRule="auto"/>
        <w:ind w:left="480" w:hanging="480"/>
        <w:jc w:val="left"/>
      </w:pPr>
      <w:r>
        <w:rPr>
          <w:rFonts w:ascii="Times New Roman" w:eastAsia="SimSun" w:hAnsi="SimSun"/>
          <w:sz w:val="21"/>
          <w:szCs w:val="21"/>
        </w:rPr>
        <w:t xml:space="preserve">[12] Gupta R, Hosfelt R, Sajeev S, et al. Creating xBD: A Dataset for Assessing Building Damage from Satellite Imagery[C]//IEEE Conference on Computer Vision and Pattern Recognition Workshops (CVPRW), 2019.</w:t>
      </w:r>
    </w:p>
    <w:p>
      <w:pPr>
        <w:keepLines/>
        <w:spacing w:line="300" w:lineRule="auto"/>
        <w:ind w:left="480" w:hanging="480"/>
        <w:jc w:val="left"/>
      </w:pPr>
      <w:r>
        <w:rPr>
          <w:rFonts w:ascii="Times New Roman" w:eastAsia="SimSun" w:hAnsi="SimSun"/>
          <w:sz w:val="21"/>
          <w:szCs w:val="21"/>
        </w:rPr>
        <w:t xml:space="preserve">[13] Schulman J, Wolski F, Dhariwal P, et al. Proximal Policy Optimization Algorithms[J]. arXiv preprint arXiv:1707.06347, 2017.</w:t>
      </w:r>
    </w:p>
    <w:p>
      <w:pPr>
        <w:keepLines/>
        <w:spacing w:line="300" w:lineRule="auto"/>
        <w:ind w:left="480" w:hanging="480"/>
        <w:jc w:val="left"/>
      </w:pPr>
      <w:r>
        <w:rPr>
          <w:rFonts w:ascii="Times New Roman" w:eastAsia="SimSun" w:hAnsi="SimSun"/>
          <w:sz w:val="21"/>
          <w:szCs w:val="21"/>
        </w:rPr>
        <w:t xml:space="preserve">[14] Vaswani A, Shazeer N, Parmar N, et al. Attention is All You Need[C]//Advances in Neural Information Processing Systems (NeurIPS), 2017.</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SimSun"/>
        <w:sz w:val="18"/>
        <w:szCs w:val="18"/>
      </w:rPr>
      <w:t xml:space="preserve">第 </w:t>
      <w:fldChar w:fldCharType="begin"/>
      <w:instrText xml:space="preserve">PAGE</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abstractNum w:abstractNumId="6"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people.xml><?xml version="1.0" encoding="utf-8"?>
<w15:people xmlns:w15="http://schemas.microsoft.com/office/word/2012/wordml">
  <w15:person w15:author="校正审阅">
    <w15:presenceInfo w15:providerId="None" w15:userId="校正审阅"/>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trackRevisions/>
  <w:displayBackgroundShape/>
  <w:evenAndOddHeaders w:val="false"/>
  <w:compat>
    <w:compatSetting w:val="15" w:name="compatibilityMode" w:uri="http://schemas.microsoft.com/office/word"/>
  </w:compat>
  <w:rsids>
    <w:rsidRoot w:val="20260928"/>
    <w:rsid w:val="20260928"/>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eastAsia="SimHei" w:hAnsi="SimHei"/>
      <w:b/>
      <w:bCs/>
      <w:color w:val="000000"/>
      <w:sz w:val="30"/>
      <w:szCs w:val="30"/>
    </w:rPr>
  </w:style>
  <w:style w:type="paragraph" w:styleId="Heading2">
    <w:name w:val="Heading 2"/>
    <w:basedOn w:val="Normal"/>
    <w:next w:val="Normal"/>
    <w:qFormat/>
    <w:pPr>
      <w:spacing w:after="120" w:before="220"/>
      <w:outlineLvl w:val="1"/>
    </w:pPr>
    <w:rPr>
      <w:rFonts w:ascii="Times New Roman" w:eastAsia="SimHei" w:hAnsi="SimHe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c97652dd823485580c5b8f61ca0c3f2b8ab5b7.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综合工程设计选题报告——基于主动探索的视觉地理定位方法设计与实现</dc:title>
  <dc:creator>大数据智能方向综合工程设计小组</dc:creator>
  <cp:lastModifiedBy>Un-named</cp:lastModifiedBy>
  <cp:revision>1</cp:revision>
  <dcterms:created xsi:type="dcterms:W3CDTF">2026-09-27T17:41:30.375Z</dcterms:created>
  <dcterms:modified xsi:type="dcterms:W3CDTF">2026-09-27T17:41:30.376Z</dcterms:modified>
</cp:coreProperties>
</file>

<file path=docProps/custom.xml><?xml version="1.0" encoding="utf-8"?>
<Properties xmlns="http://schemas.openxmlformats.org/officeDocument/2006/custom-properties" xmlns:vt="http://schemas.openxmlformats.org/officeDocument/2006/docPropsVTypes"/>
</file>